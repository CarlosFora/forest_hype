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9ECA2" w14:textId="77777777" w:rsidR="00295937" w:rsidRPr="00295937" w:rsidRDefault="00295937" w:rsidP="00295937">
      <w:pPr>
        <w:jc w:val="center"/>
        <w:rPr>
          <w:lang w:eastAsia="zh-TW"/>
        </w:rPr>
      </w:pPr>
      <w:r w:rsidRPr="00295937">
        <w:rPr>
          <w:lang w:eastAsia="zh-TW"/>
        </w:rPr>
        <w:t>IAC-19</w:t>
      </w:r>
      <w:r>
        <w:rPr>
          <w:lang w:eastAsia="zh-TW"/>
        </w:rPr>
        <w:t>-</w:t>
      </w:r>
      <w:r w:rsidRPr="00295937">
        <w:rPr>
          <w:lang w:eastAsia="zh-TW"/>
        </w:rPr>
        <w:t>B5</w:t>
      </w:r>
      <w:r>
        <w:rPr>
          <w:lang w:eastAsia="zh-TW"/>
        </w:rPr>
        <w:t>.</w:t>
      </w:r>
      <w:r w:rsidRPr="00295937">
        <w:rPr>
          <w:lang w:eastAsia="zh-TW"/>
        </w:rPr>
        <w:t>2</w:t>
      </w:r>
      <w:r>
        <w:rPr>
          <w:lang w:eastAsia="zh-TW"/>
        </w:rPr>
        <w:t>.</w:t>
      </w:r>
      <w:r w:rsidRPr="00295937">
        <w:rPr>
          <w:lang w:eastAsia="zh-TW"/>
        </w:rPr>
        <w:t>10</w:t>
      </w:r>
    </w:p>
    <w:p w14:paraId="0E57F0C6" w14:textId="77777777" w:rsidR="00295937" w:rsidRPr="00537E19" w:rsidRDefault="00295937" w:rsidP="007B07EA">
      <w:pPr>
        <w:jc w:val="center"/>
        <w:rPr>
          <w:lang w:eastAsia="zh-TW"/>
        </w:rPr>
      </w:pPr>
    </w:p>
    <w:p w14:paraId="5EBCA150" w14:textId="77777777" w:rsidR="00336F5D" w:rsidRPr="00537E19" w:rsidRDefault="00336F5D" w:rsidP="007B07EA">
      <w:pPr>
        <w:jc w:val="center"/>
      </w:pPr>
    </w:p>
    <w:p w14:paraId="05855B8C" w14:textId="77777777" w:rsidR="00336F5D" w:rsidRPr="00652466" w:rsidRDefault="00295937" w:rsidP="007B07EA">
      <w:pPr>
        <w:jc w:val="center"/>
        <w:rPr>
          <w:b/>
          <w:lang w:eastAsia="zh-TW"/>
        </w:rPr>
      </w:pPr>
      <w:r w:rsidRPr="00295937">
        <w:rPr>
          <w:b/>
        </w:rPr>
        <w:t>Robust Forest Classification using Hyperspectral Imaging, Laser Scanning and Satellite Imagery</w:t>
      </w:r>
    </w:p>
    <w:p w14:paraId="6815C965" w14:textId="77777777" w:rsidR="00336F5D" w:rsidRDefault="00336F5D" w:rsidP="007B07EA">
      <w:pPr>
        <w:jc w:val="center"/>
      </w:pPr>
    </w:p>
    <w:p w14:paraId="26DC2918" w14:textId="77777777" w:rsidR="00336F5D" w:rsidRPr="00293BFC" w:rsidRDefault="00293BFC" w:rsidP="007B07EA">
      <w:pPr>
        <w:jc w:val="center"/>
        <w:rPr>
          <w:b/>
        </w:rPr>
      </w:pPr>
      <w:r w:rsidRPr="00293BFC">
        <w:rPr>
          <w:b/>
        </w:rPr>
        <w:t>Vasilii Mosin</w:t>
      </w:r>
      <w:r w:rsidRPr="00293BFC">
        <w:rPr>
          <w:rFonts w:hint="eastAsia"/>
          <w:b/>
          <w:szCs w:val="24"/>
          <w:vertAlign w:val="superscript"/>
          <w:lang w:eastAsia="zh-TW"/>
        </w:rPr>
        <w:t xml:space="preserve"> a</w:t>
      </w:r>
      <w:r w:rsidRPr="00293BFC">
        <w:rPr>
          <w:b/>
          <w:szCs w:val="24"/>
        </w:rPr>
        <w:t>*</w:t>
      </w:r>
      <w:r w:rsidRPr="00293BFC">
        <w:rPr>
          <w:b/>
        </w:rPr>
        <w:t>, Roberto Aguilar</w:t>
      </w:r>
      <w:r w:rsidRPr="00293BFC">
        <w:rPr>
          <w:rFonts w:hint="eastAsia"/>
          <w:b/>
          <w:szCs w:val="24"/>
          <w:vertAlign w:val="superscript"/>
          <w:lang w:eastAsia="zh-TW"/>
        </w:rPr>
        <w:t xml:space="preserve"> a</w:t>
      </w:r>
      <w:r w:rsidRPr="00293BFC">
        <w:rPr>
          <w:b/>
        </w:rPr>
        <w:t xml:space="preserve">, Alexander </w:t>
      </w:r>
      <w:proofErr w:type="spellStart"/>
      <w:r w:rsidRPr="00293BFC">
        <w:rPr>
          <w:b/>
        </w:rPr>
        <w:t>Platonov</w:t>
      </w:r>
      <w:proofErr w:type="spellEnd"/>
      <w:r w:rsidRPr="00293BFC">
        <w:rPr>
          <w:rFonts w:hint="eastAsia"/>
          <w:b/>
          <w:szCs w:val="24"/>
          <w:vertAlign w:val="superscript"/>
          <w:lang w:eastAsia="zh-TW"/>
        </w:rPr>
        <w:t xml:space="preserve"> a</w:t>
      </w:r>
      <w:r w:rsidRPr="00293BFC">
        <w:rPr>
          <w:b/>
        </w:rPr>
        <w:t xml:space="preserve">, Albert </w:t>
      </w:r>
      <w:proofErr w:type="spellStart"/>
      <w:r w:rsidRPr="00293BFC">
        <w:rPr>
          <w:b/>
        </w:rPr>
        <w:t>Vasiliev</w:t>
      </w:r>
      <w:proofErr w:type="spellEnd"/>
      <w:r w:rsidRPr="00293BFC">
        <w:rPr>
          <w:b/>
        </w:rPr>
        <w:t xml:space="preserve"> </w:t>
      </w:r>
      <w:r w:rsidRPr="00293BFC">
        <w:rPr>
          <w:b/>
          <w:szCs w:val="24"/>
          <w:vertAlign w:val="superscript"/>
          <w:lang w:eastAsia="zh-TW"/>
        </w:rPr>
        <w:t>b</w:t>
      </w:r>
      <w:r w:rsidRPr="00293BFC">
        <w:rPr>
          <w:b/>
        </w:rPr>
        <w:t xml:space="preserve">, Alexander </w:t>
      </w:r>
      <w:proofErr w:type="spellStart"/>
      <w:r w:rsidRPr="00293BFC">
        <w:rPr>
          <w:b/>
        </w:rPr>
        <w:t>Kedrov</w:t>
      </w:r>
      <w:proofErr w:type="spellEnd"/>
      <w:r w:rsidRPr="00293BFC">
        <w:rPr>
          <w:b/>
        </w:rPr>
        <w:t xml:space="preserve"> </w:t>
      </w:r>
      <w:r w:rsidRPr="00293BFC">
        <w:rPr>
          <w:b/>
          <w:szCs w:val="24"/>
          <w:vertAlign w:val="superscript"/>
          <w:lang w:eastAsia="zh-TW"/>
        </w:rPr>
        <w:t>b</w:t>
      </w:r>
      <w:r w:rsidRPr="00293BFC">
        <w:rPr>
          <w:b/>
        </w:rPr>
        <w:t>, and Anton Ivanov</w:t>
      </w:r>
      <w:r w:rsidRPr="00293BFC">
        <w:rPr>
          <w:rFonts w:hint="eastAsia"/>
          <w:b/>
          <w:szCs w:val="24"/>
          <w:vertAlign w:val="superscript"/>
          <w:lang w:eastAsia="zh-TW"/>
        </w:rPr>
        <w:t xml:space="preserve"> a</w:t>
      </w:r>
    </w:p>
    <w:p w14:paraId="67214BCB" w14:textId="77777777" w:rsidR="00336F5D" w:rsidRPr="00537E19" w:rsidRDefault="00336F5D" w:rsidP="007B07EA">
      <w:pPr>
        <w:jc w:val="center"/>
      </w:pPr>
    </w:p>
    <w:p w14:paraId="03658EEE" w14:textId="77777777" w:rsidR="003C3F3F" w:rsidRPr="00590FF6" w:rsidRDefault="00590FF6" w:rsidP="00590FF6">
      <w:pPr>
        <w:snapToGrid w:val="0"/>
        <w:ind w:firstLine="0"/>
        <w:jc w:val="left"/>
        <w:rPr>
          <w:lang w:eastAsia="zh-TW"/>
        </w:rPr>
      </w:pPr>
      <w:r w:rsidRPr="00590FF6">
        <w:rPr>
          <w:rFonts w:hint="eastAsia"/>
          <w:szCs w:val="24"/>
          <w:vertAlign w:val="superscript"/>
          <w:lang w:eastAsia="zh-TW"/>
        </w:rPr>
        <w:t>a</w:t>
      </w:r>
      <w:r w:rsidRPr="00590FF6">
        <w:rPr>
          <w:rFonts w:hint="eastAsia"/>
          <w:lang w:eastAsia="zh-TW"/>
        </w:rPr>
        <w:t xml:space="preserve"> </w:t>
      </w:r>
      <w:r w:rsidR="00293BFC">
        <w:t xml:space="preserve">Space </w:t>
      </w:r>
      <w:proofErr w:type="spellStart"/>
      <w:r w:rsidR="00293BFC">
        <w:t>Center</w:t>
      </w:r>
      <w:proofErr w:type="spellEnd"/>
      <w:r w:rsidR="00293BFC">
        <w:t xml:space="preserve">, </w:t>
      </w:r>
      <w:proofErr w:type="spellStart"/>
      <w:r w:rsidR="00293BFC" w:rsidRPr="00293BFC">
        <w:t>Skolkovo</w:t>
      </w:r>
      <w:proofErr w:type="spellEnd"/>
      <w:r w:rsidR="00293BFC" w:rsidRPr="00293BFC">
        <w:t xml:space="preserve"> Institute of Science and Technology, Moscow, Russian Federation</w:t>
      </w:r>
      <w:r>
        <w:rPr>
          <w:rFonts w:hint="eastAsia"/>
          <w:lang w:eastAsia="zh-TW"/>
        </w:rPr>
        <w:t xml:space="preserve">, </w:t>
      </w:r>
      <w:r w:rsidR="00293BFC">
        <w:t>vasilii.mosin@skoltech.ru</w:t>
      </w:r>
      <w:r>
        <w:rPr>
          <w:rFonts w:hint="eastAsia"/>
          <w:lang w:eastAsia="zh-TW"/>
        </w:rPr>
        <w:t xml:space="preserve">  </w:t>
      </w:r>
    </w:p>
    <w:p w14:paraId="6A28EE51" w14:textId="77777777" w:rsidR="007B07EA" w:rsidRDefault="00590FF6" w:rsidP="00293BFC">
      <w:pPr>
        <w:ind w:firstLine="0"/>
        <w:rPr>
          <w:rFonts w:hAnsi="DFKai-SB" w:hint="eastAsia"/>
          <w:lang w:eastAsia="zh-TW"/>
        </w:rPr>
      </w:pPr>
      <w:r w:rsidRPr="00590FF6">
        <w:rPr>
          <w:rFonts w:hint="eastAsia"/>
          <w:szCs w:val="24"/>
          <w:vertAlign w:val="superscript"/>
          <w:lang w:eastAsia="zh-TW"/>
        </w:rPr>
        <w:t>b</w:t>
      </w:r>
      <w:r>
        <w:rPr>
          <w:rFonts w:hint="eastAsia"/>
          <w:lang w:eastAsia="zh-TW"/>
        </w:rPr>
        <w:t xml:space="preserve"> </w:t>
      </w:r>
      <w:r w:rsidR="00293BFC" w:rsidRPr="00293BFC">
        <w:t>Perm State University, Perm, Perm Krai, Russian Federation</w:t>
      </w:r>
      <w:r w:rsidR="00293BFC">
        <w:t xml:space="preserve">, </w:t>
      </w:r>
    </w:p>
    <w:p w14:paraId="3F4B798F" w14:textId="77777777" w:rsidR="002D609E" w:rsidRDefault="002D609E" w:rsidP="00590FF6">
      <w:pPr>
        <w:ind w:firstLine="0"/>
        <w:jc w:val="left"/>
        <w:rPr>
          <w:lang w:eastAsia="zh-TW"/>
        </w:rPr>
      </w:pPr>
      <w:r w:rsidRPr="002D609E">
        <w:rPr>
          <w:szCs w:val="24"/>
        </w:rPr>
        <w:t>*</w:t>
      </w:r>
      <w:r>
        <w:rPr>
          <w:rFonts w:hint="eastAsia"/>
          <w:szCs w:val="24"/>
          <w:lang w:eastAsia="zh-TW"/>
        </w:rPr>
        <w:t xml:space="preserve"> Corresponding Author </w:t>
      </w:r>
    </w:p>
    <w:p w14:paraId="4D833E83" w14:textId="77777777" w:rsidR="00590FF6" w:rsidRDefault="00590FF6" w:rsidP="00590FF6">
      <w:pPr>
        <w:ind w:firstLine="0"/>
        <w:jc w:val="center"/>
        <w:rPr>
          <w:lang w:eastAsia="zh-TW"/>
        </w:rPr>
      </w:pPr>
    </w:p>
    <w:p w14:paraId="3F020015" w14:textId="77777777" w:rsidR="002D609E" w:rsidRPr="002D609E" w:rsidRDefault="002D609E" w:rsidP="00590FF6">
      <w:pPr>
        <w:ind w:firstLine="0"/>
        <w:jc w:val="center"/>
        <w:rPr>
          <w:b/>
          <w:lang w:eastAsia="zh-TW"/>
        </w:rPr>
      </w:pPr>
      <w:r>
        <w:rPr>
          <w:rFonts w:hint="eastAsia"/>
          <w:b/>
          <w:lang w:eastAsia="zh-TW"/>
        </w:rPr>
        <w:t>A</w:t>
      </w:r>
      <w:r w:rsidR="0037559C">
        <w:rPr>
          <w:rFonts w:hint="eastAsia"/>
          <w:b/>
          <w:lang w:eastAsia="zh-TW"/>
        </w:rPr>
        <w:t>bstract</w:t>
      </w:r>
    </w:p>
    <w:p w14:paraId="4AC9ECF6" w14:textId="77777777" w:rsidR="007B07EA" w:rsidRPr="00537E19" w:rsidRDefault="007B07EA" w:rsidP="007B07EA">
      <w:pPr>
        <w:sectPr w:rsidR="007B07EA" w:rsidRPr="00537E19" w:rsidSect="00B3666B">
          <w:headerReference w:type="default" r:id="rId8"/>
          <w:footerReference w:type="default" r:id="rId9"/>
          <w:footnotePr>
            <w:pos w:val="beneathText"/>
            <w:numFmt w:val="chicago"/>
          </w:footnotePr>
          <w:endnotePr>
            <w:numFmt w:val="decimal"/>
          </w:endnotePr>
          <w:pgSz w:w="12240" w:h="15840" w:code="1"/>
          <w:pgMar w:top="1417" w:right="1417" w:bottom="1417" w:left="1417" w:header="709" w:footer="709" w:gutter="0"/>
          <w:cols w:space="708"/>
          <w:docGrid w:linePitch="360"/>
        </w:sectPr>
      </w:pPr>
    </w:p>
    <w:p w14:paraId="3F947036" w14:textId="317E15E8" w:rsidR="00295937" w:rsidRPr="00295937" w:rsidDel="00187372" w:rsidRDefault="00295937" w:rsidP="00295937">
      <w:pPr>
        <w:ind w:firstLine="0"/>
        <w:rPr>
          <w:del w:id="0" w:author="Мосин Василий Михайлович" w:date="2019-10-02T20:56:00Z"/>
          <w:shd w:val="clear" w:color="auto" w:fill="FFFFFF"/>
        </w:rPr>
      </w:pPr>
      <w:r w:rsidRPr="00295937">
        <w:rPr>
          <w:shd w:val="clear" w:color="auto" w:fill="FFFFFF"/>
        </w:rPr>
        <w:t>Wood products are an important export for Russia. Understanding the status of trees and their</w:t>
      </w:r>
      <w:r>
        <w:rPr>
          <w:shd w:val="clear" w:color="auto" w:fill="FFFFFF"/>
        </w:rPr>
        <w:t xml:space="preserve"> </w:t>
      </w:r>
      <w:r w:rsidRPr="00295937">
        <w:rPr>
          <w:shd w:val="clear" w:color="auto" w:fill="FFFFFF"/>
        </w:rPr>
        <w:t>classification is an ongoing task for many organizations. Currently, documentation of forests is done</w:t>
      </w:r>
      <w:r>
        <w:rPr>
          <w:shd w:val="clear" w:color="auto" w:fill="FFFFFF"/>
        </w:rPr>
        <w:t xml:space="preserve"> </w:t>
      </w:r>
      <w:r w:rsidRPr="00295937">
        <w:rPr>
          <w:shd w:val="clear" w:color="auto" w:fill="FFFFFF"/>
        </w:rPr>
        <w:t>manually and there is a number of initiatives to implement automatic forest classification. A particular</w:t>
      </w:r>
      <w:r>
        <w:rPr>
          <w:shd w:val="clear" w:color="auto" w:fill="FFFFFF"/>
        </w:rPr>
        <w:t xml:space="preserve"> </w:t>
      </w:r>
      <w:r w:rsidRPr="00295937">
        <w:rPr>
          <w:shd w:val="clear" w:color="auto" w:fill="FFFFFF"/>
        </w:rPr>
        <w:t>case described in the present paper showcases how aerial survey data supplements satellite imagery in</w:t>
      </w:r>
      <w:r>
        <w:rPr>
          <w:shd w:val="clear" w:color="auto" w:fill="FFFFFF"/>
        </w:rPr>
        <w:t xml:space="preserve"> </w:t>
      </w:r>
      <w:r w:rsidRPr="00295937">
        <w:rPr>
          <w:shd w:val="clear" w:color="auto" w:fill="FFFFFF"/>
        </w:rPr>
        <w:t>order to achieve higher classification accuracy of forest tree species. Moreover, applicability of different</w:t>
      </w:r>
      <w:r>
        <w:rPr>
          <w:shd w:val="clear" w:color="auto" w:fill="FFFFFF"/>
        </w:rPr>
        <w:t xml:space="preserve"> </w:t>
      </w:r>
      <w:r w:rsidRPr="00295937">
        <w:rPr>
          <w:shd w:val="clear" w:color="auto" w:fill="FFFFFF"/>
        </w:rPr>
        <w:t>data types, such as LiDAR, RGB, and hyperspectral (NIR and VIS) for the task at hand is investigated.</w:t>
      </w:r>
      <w:ins w:id="1" w:author="Мосин Василий Михайлович" w:date="2019-10-02T20:56:00Z">
        <w:r w:rsidR="00187372">
          <w:rPr>
            <w:shd w:val="clear" w:color="auto" w:fill="FFFFFF"/>
          </w:rPr>
          <w:t xml:space="preserve"> </w:t>
        </w:r>
      </w:ins>
    </w:p>
    <w:p w14:paraId="3CA18F19" w14:textId="77777777" w:rsidR="00295937" w:rsidRDefault="00295937" w:rsidP="00295937">
      <w:pPr>
        <w:ind w:firstLine="0"/>
        <w:rPr>
          <w:shd w:val="clear" w:color="auto" w:fill="FFFFFF"/>
        </w:rPr>
      </w:pPr>
      <w:r w:rsidRPr="00295937">
        <w:rPr>
          <w:shd w:val="clear" w:color="auto" w:fill="FFFFFF"/>
        </w:rPr>
        <w:t>In the paper, we present the experiment to use hyperspectral forest classification (using a UAV), which</w:t>
      </w:r>
      <w:r>
        <w:rPr>
          <w:shd w:val="clear" w:color="auto" w:fill="FFFFFF"/>
        </w:rPr>
        <w:t xml:space="preserve"> </w:t>
      </w:r>
      <w:r w:rsidRPr="00295937">
        <w:rPr>
          <w:shd w:val="clear" w:color="auto" w:fill="FFFFFF"/>
        </w:rPr>
        <w:t>is then used in the context of satellite imagery, airborne laser scanning, and manual identification. We</w:t>
      </w:r>
      <w:r>
        <w:rPr>
          <w:shd w:val="clear" w:color="auto" w:fill="FFFFFF"/>
        </w:rPr>
        <w:t xml:space="preserve"> </w:t>
      </w:r>
      <w:r w:rsidRPr="00295937">
        <w:rPr>
          <w:shd w:val="clear" w:color="auto" w:fill="FFFFFF"/>
        </w:rPr>
        <w:t>actively employ machine learning algorithms for classification and recognition tasks.</w:t>
      </w:r>
      <w:r>
        <w:rPr>
          <w:shd w:val="clear" w:color="auto" w:fill="FFFFFF"/>
        </w:rPr>
        <w:t xml:space="preserve"> </w:t>
      </w:r>
    </w:p>
    <w:p w14:paraId="1CFB96DD" w14:textId="4D1B2A71" w:rsidR="00295937" w:rsidRPr="00295937" w:rsidDel="00187372" w:rsidRDefault="00295937" w:rsidP="00295937">
      <w:pPr>
        <w:ind w:firstLine="0"/>
        <w:rPr>
          <w:del w:id="2" w:author="Мосин Василий Михайлович" w:date="2019-10-02T20:56:00Z"/>
          <w:shd w:val="clear" w:color="auto" w:fill="FFFFFF"/>
        </w:rPr>
      </w:pPr>
      <w:r w:rsidRPr="00295937">
        <w:rPr>
          <w:shd w:val="clear" w:color="auto" w:fill="FFFFFF"/>
        </w:rPr>
        <w:t>The project began with an expedition to the northern region of Arkhangelsk (Russia) in August</w:t>
      </w:r>
      <w:r>
        <w:rPr>
          <w:shd w:val="clear" w:color="auto" w:fill="FFFFFF"/>
        </w:rPr>
        <w:t xml:space="preserve"> </w:t>
      </w:r>
      <w:r w:rsidRPr="00295937">
        <w:rPr>
          <w:shd w:val="clear" w:color="auto" w:fill="FFFFFF"/>
        </w:rPr>
        <w:t>2018. The main goals of the expedition were data acquisition with the help of UAVs (one RGB and</w:t>
      </w:r>
      <w:r>
        <w:rPr>
          <w:shd w:val="clear" w:color="auto" w:fill="FFFFFF"/>
        </w:rPr>
        <w:t xml:space="preserve"> </w:t>
      </w:r>
      <w:r w:rsidRPr="00295937">
        <w:rPr>
          <w:shd w:val="clear" w:color="auto" w:fill="FFFFFF"/>
        </w:rPr>
        <w:t>one hyperspectral), as well as observing various weather conditions and their effect on the data collected.</w:t>
      </w:r>
      <w:ins w:id="3" w:author="Мосин Василий Михайлович" w:date="2019-10-02T20:56:00Z">
        <w:r w:rsidR="00187372">
          <w:rPr>
            <w:shd w:val="clear" w:color="auto" w:fill="FFFFFF"/>
          </w:rPr>
          <w:t xml:space="preserve"> </w:t>
        </w:r>
      </w:ins>
    </w:p>
    <w:p w14:paraId="7AD75B85" w14:textId="77777777" w:rsidR="00295937" w:rsidRPr="00295937" w:rsidRDefault="00295937" w:rsidP="00295937">
      <w:pPr>
        <w:ind w:firstLine="0"/>
        <w:rPr>
          <w:shd w:val="clear" w:color="auto" w:fill="FFFFFF"/>
        </w:rPr>
      </w:pPr>
      <w:r w:rsidRPr="00295937">
        <w:rPr>
          <w:shd w:val="clear" w:color="auto" w:fill="FFFFFF"/>
        </w:rPr>
        <w:t xml:space="preserve">Validation of the results was performed in four separate polygons, where in-situ data was collected by manually </w:t>
      </w:r>
      <w:r>
        <w:rPr>
          <w:shd w:val="clear" w:color="auto" w:fill="FFFFFF"/>
        </w:rPr>
        <w:t>recording</w:t>
      </w:r>
      <w:r w:rsidRPr="00295937">
        <w:rPr>
          <w:shd w:val="clear" w:color="auto" w:fill="FFFFFF"/>
        </w:rPr>
        <w:t xml:space="preserve"> tree locations and species. In this project we evaluated the precision of trees identification</w:t>
      </w:r>
      <w:r>
        <w:rPr>
          <w:shd w:val="clear" w:color="auto" w:fill="FFFFFF"/>
        </w:rPr>
        <w:t xml:space="preserve"> </w:t>
      </w:r>
      <w:r w:rsidRPr="00295937">
        <w:rPr>
          <w:shd w:val="clear" w:color="auto" w:fill="FFFFFF"/>
        </w:rPr>
        <w:t>from UAV hyperspectral data, helped by ALS and high-resolution satellite imagery (50 cm).</w:t>
      </w:r>
    </w:p>
    <w:p w14:paraId="32DF0935" w14:textId="77777777" w:rsidR="00295937" w:rsidRPr="00295937" w:rsidRDefault="00295937" w:rsidP="00295937">
      <w:pPr>
        <w:ind w:firstLine="0"/>
        <w:rPr>
          <w:shd w:val="clear" w:color="auto" w:fill="FFFFFF"/>
        </w:rPr>
      </w:pPr>
      <w:r w:rsidRPr="00295937">
        <w:rPr>
          <w:shd w:val="clear" w:color="auto" w:fill="FFFFFF"/>
        </w:rPr>
        <w:t>Supervised machine learning algorithms, namely Support Vector Machine (SVM) and Random Forest</w:t>
      </w:r>
      <w:r>
        <w:rPr>
          <w:shd w:val="clear" w:color="auto" w:fill="FFFFFF"/>
        </w:rPr>
        <w:t xml:space="preserve"> </w:t>
      </w:r>
      <w:r w:rsidRPr="00295937">
        <w:rPr>
          <w:shd w:val="clear" w:color="auto" w:fill="FFFFFF"/>
        </w:rPr>
        <w:t>(RF), were applied and evaluated for automatic tree species classification task. Preliminary exploratory</w:t>
      </w:r>
      <w:r>
        <w:rPr>
          <w:shd w:val="clear" w:color="auto" w:fill="FFFFFF"/>
        </w:rPr>
        <w:t xml:space="preserve"> </w:t>
      </w:r>
      <w:r w:rsidRPr="00295937">
        <w:rPr>
          <w:shd w:val="clear" w:color="auto" w:fill="FFFFFF"/>
        </w:rPr>
        <w:t>data analysis using unsupervised techniques was also done and described. An object-based classification</w:t>
      </w:r>
      <w:r>
        <w:rPr>
          <w:shd w:val="clear" w:color="auto" w:fill="FFFFFF"/>
        </w:rPr>
        <w:t xml:space="preserve"> </w:t>
      </w:r>
      <w:r w:rsidRPr="00295937">
        <w:rPr>
          <w:shd w:val="clear" w:color="auto" w:fill="FFFFFF"/>
        </w:rPr>
        <w:t>has been performed by delineating individual tree crowns beforehand with the help of LiDAR data.</w:t>
      </w:r>
      <w:r>
        <w:rPr>
          <w:shd w:val="clear" w:color="auto" w:fill="FFFFFF"/>
        </w:rPr>
        <w:t xml:space="preserve"> </w:t>
      </w:r>
      <w:r w:rsidRPr="00295937">
        <w:rPr>
          <w:shd w:val="clear" w:color="auto" w:fill="FFFFFF"/>
        </w:rPr>
        <w:t>Various hyperspectral features have been identified for use in classification algorithms complemented by</w:t>
      </w:r>
      <w:r>
        <w:rPr>
          <w:shd w:val="clear" w:color="auto" w:fill="FFFFFF"/>
        </w:rPr>
        <w:t xml:space="preserve"> </w:t>
      </w:r>
      <w:r w:rsidRPr="00295937">
        <w:rPr>
          <w:shd w:val="clear" w:color="auto" w:fill="FFFFFF"/>
        </w:rPr>
        <w:t>on-ground spectroscopic benchmark data.</w:t>
      </w:r>
    </w:p>
    <w:p w14:paraId="317114E4" w14:textId="77777777" w:rsidR="00295937" w:rsidRDefault="00295937" w:rsidP="00295937">
      <w:pPr>
        <w:ind w:firstLine="0"/>
        <w:rPr>
          <w:shd w:val="clear" w:color="auto" w:fill="FFFFFF"/>
        </w:rPr>
      </w:pPr>
      <w:r w:rsidRPr="00295937">
        <w:rPr>
          <w:shd w:val="clear" w:color="auto" w:fill="FFFFFF"/>
        </w:rPr>
        <w:t>In this paper, we prove applicability of the proposed method and workflow in real life application.</w:t>
      </w:r>
      <w:r>
        <w:rPr>
          <w:shd w:val="clear" w:color="auto" w:fill="FFFFFF"/>
        </w:rPr>
        <w:t xml:space="preserve"> </w:t>
      </w:r>
      <w:r w:rsidRPr="00295937">
        <w:rPr>
          <w:shd w:val="clear" w:color="auto" w:fill="FFFFFF"/>
        </w:rPr>
        <w:t xml:space="preserve">Results validation was done using data from the observation parcels, where trees were manually </w:t>
      </w:r>
      <w:proofErr w:type="spellStart"/>
      <w:r w:rsidRPr="00295937">
        <w:rPr>
          <w:shd w:val="clear" w:color="auto" w:fill="FFFFFF"/>
        </w:rPr>
        <w:t>labeled</w:t>
      </w:r>
      <w:proofErr w:type="spellEnd"/>
      <w:r w:rsidRPr="00295937">
        <w:rPr>
          <w:shd w:val="clear" w:color="auto" w:fill="FFFFFF"/>
        </w:rPr>
        <w:t>.</w:t>
      </w:r>
      <w:r>
        <w:rPr>
          <w:shd w:val="clear" w:color="auto" w:fill="FFFFFF"/>
        </w:rPr>
        <w:t xml:space="preserve"> </w:t>
      </w:r>
      <w:r w:rsidRPr="00295937">
        <w:rPr>
          <w:shd w:val="clear" w:color="auto" w:fill="FFFFFF"/>
        </w:rPr>
        <w:t>The next step is design of a system with finely tuned filters, which will make possible robust species</w:t>
      </w:r>
      <w:r>
        <w:rPr>
          <w:shd w:val="clear" w:color="auto" w:fill="FFFFFF"/>
        </w:rPr>
        <w:t xml:space="preserve"> </w:t>
      </w:r>
      <w:r w:rsidRPr="00295937">
        <w:rPr>
          <w:shd w:val="clear" w:color="auto" w:fill="FFFFFF"/>
        </w:rPr>
        <w:t>classification at a cost much lower than hyperspectral imaging. We aim at classification accuracy of 90%</w:t>
      </w:r>
      <w:r>
        <w:rPr>
          <w:shd w:val="clear" w:color="auto" w:fill="FFFFFF"/>
        </w:rPr>
        <w:t xml:space="preserve"> </w:t>
      </w:r>
      <w:r w:rsidRPr="00295937">
        <w:rPr>
          <w:shd w:val="clear" w:color="auto" w:fill="FFFFFF"/>
        </w:rPr>
        <w:t>that will allow for change proposal for current forestry policy and legislature to enable the use of UAVs</w:t>
      </w:r>
      <w:r>
        <w:rPr>
          <w:shd w:val="clear" w:color="auto" w:fill="FFFFFF"/>
        </w:rPr>
        <w:t xml:space="preserve"> </w:t>
      </w:r>
      <w:r w:rsidRPr="00295937">
        <w:rPr>
          <w:shd w:val="clear" w:color="auto" w:fill="FFFFFF"/>
        </w:rPr>
        <w:t>in forestry for classification purposes.</w:t>
      </w:r>
    </w:p>
    <w:p w14:paraId="5A3B321D" w14:textId="77777777" w:rsidR="00295937" w:rsidRDefault="00295937" w:rsidP="00295937">
      <w:pPr>
        <w:ind w:firstLine="0"/>
        <w:rPr>
          <w:shd w:val="clear" w:color="auto" w:fill="FFFFFF"/>
        </w:rPr>
      </w:pPr>
    </w:p>
    <w:p w14:paraId="2BFE60B9" w14:textId="77777777" w:rsidR="007B07EA" w:rsidRPr="00087527" w:rsidRDefault="00087527" w:rsidP="00295937">
      <w:pPr>
        <w:ind w:firstLine="0"/>
        <w:rPr>
          <w:lang w:val="en-US" w:eastAsia="zh-TW"/>
        </w:rPr>
      </w:pPr>
      <w:r>
        <w:rPr>
          <w:rFonts w:hint="eastAsia"/>
          <w:b/>
          <w:lang w:val="en-US" w:eastAsia="zh-TW"/>
        </w:rPr>
        <w:t xml:space="preserve">Keywords: </w:t>
      </w:r>
      <w:r w:rsidR="00295937" w:rsidRPr="00295937">
        <w:rPr>
          <w:lang w:val="en-US" w:eastAsia="zh-TW"/>
        </w:rPr>
        <w:t>hyperspectral imagery, LiDAR data, machine learning, forest inventory, tree species, tree detection</w:t>
      </w:r>
    </w:p>
    <w:p w14:paraId="58D1590B" w14:textId="77777777" w:rsidR="00345564" w:rsidRDefault="00345564" w:rsidP="00247EC9">
      <w:pPr>
        <w:ind w:firstLine="0"/>
        <w:rPr>
          <w:lang w:val="en-US" w:eastAsia="zh-TW"/>
        </w:rPr>
      </w:pPr>
    </w:p>
    <w:p w14:paraId="7251F1E8" w14:textId="77777777" w:rsidR="007B07EA" w:rsidRPr="00DF6A43" w:rsidRDefault="007B07EA" w:rsidP="00345564">
      <w:pPr>
        <w:numPr>
          <w:ilvl w:val="0"/>
          <w:numId w:val="3"/>
        </w:numPr>
        <w:ind w:left="284" w:hanging="284"/>
        <w:rPr>
          <w:lang w:val="en-US"/>
        </w:rPr>
        <w:sectPr w:rsidR="007B07EA" w:rsidRPr="00DF6A43"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pPr>
    </w:p>
    <w:p w14:paraId="4CBA353C" w14:textId="33943FAE" w:rsidR="00247EC9" w:rsidRPr="00D1058D" w:rsidDel="00E36400" w:rsidRDefault="00247EC9" w:rsidP="00247EC9">
      <w:pPr>
        <w:ind w:firstLine="0"/>
        <w:rPr>
          <w:del w:id="4" w:author="Windows User" w:date="2019-09-29T23:53:00Z"/>
          <w:b/>
          <w:lang w:val="en-US" w:eastAsia="zh-TW"/>
        </w:rPr>
      </w:pPr>
      <w:del w:id="5" w:author="Windows User" w:date="2019-09-29T23:53:00Z">
        <w:r w:rsidDel="00E36400">
          <w:rPr>
            <w:rFonts w:hint="eastAsia"/>
            <w:b/>
            <w:lang w:val="en-US" w:eastAsia="zh-TW"/>
          </w:rPr>
          <w:delText>Nomenclature</w:delText>
        </w:r>
      </w:del>
    </w:p>
    <w:p w14:paraId="1E9924A0" w14:textId="406FB920" w:rsidR="00D1058D" w:rsidDel="00E36400" w:rsidRDefault="00247EC9" w:rsidP="00247EC9">
      <w:pPr>
        <w:ind w:firstLineChars="142"/>
        <w:rPr>
          <w:del w:id="6" w:author="Windows User" w:date="2019-09-29T23:53:00Z"/>
          <w:lang w:val="en-US" w:eastAsia="zh-TW"/>
        </w:rPr>
      </w:pPr>
      <w:del w:id="7" w:author="Windows User" w:date="2019-09-29T23:53:00Z">
        <w:r w:rsidDel="00E36400">
          <w:rPr>
            <w:rFonts w:hint="eastAsia"/>
            <w:lang w:val="en-US" w:eastAsia="zh-TW"/>
          </w:rPr>
          <w:delText>This section is not numbered. A nomenclature section could be provided when there are mathematical symbols in your paper. Superscripts and subscripts must be listed separately.</w:delText>
        </w:r>
        <w:r w:rsidR="008B0E49" w:rsidDel="00E36400">
          <w:rPr>
            <w:rFonts w:hint="eastAsia"/>
            <w:lang w:val="en-US" w:eastAsia="zh-TW"/>
          </w:rPr>
          <w:delText xml:space="preserve"> Nomenclature definitions should not appear again in the text.</w:delText>
        </w:r>
      </w:del>
    </w:p>
    <w:p w14:paraId="741EE231" w14:textId="71E54672" w:rsidR="00247EC9" w:rsidDel="00E36400" w:rsidRDefault="00247EC9" w:rsidP="00247EC9">
      <w:pPr>
        <w:ind w:firstLine="0"/>
        <w:rPr>
          <w:del w:id="8" w:author="Windows User" w:date="2019-09-29T23:53:00Z"/>
          <w:lang w:val="en-US" w:eastAsia="zh-TW"/>
        </w:rPr>
      </w:pPr>
    </w:p>
    <w:p w14:paraId="5FD86A5C" w14:textId="77777777" w:rsidR="00247EC9" w:rsidRPr="00247EC9" w:rsidRDefault="00247EC9">
      <w:pPr>
        <w:ind w:left="708" w:hanging="708"/>
        <w:rPr>
          <w:b/>
          <w:lang w:val="en-US" w:eastAsia="zh-TW"/>
        </w:rPr>
        <w:pPrChange w:id="9" w:author="Windows User" w:date="2019-09-29T23:53:00Z">
          <w:pPr>
            <w:ind w:firstLine="0"/>
          </w:pPr>
        </w:pPrChange>
      </w:pPr>
      <w:r>
        <w:rPr>
          <w:rFonts w:hint="eastAsia"/>
          <w:b/>
          <w:lang w:val="en-US" w:eastAsia="zh-TW"/>
        </w:rPr>
        <w:t>Acronyms/Abbreviations</w:t>
      </w:r>
    </w:p>
    <w:p w14:paraId="3A3DE873" w14:textId="3D990713" w:rsidR="00E36400" w:rsidRDefault="00E36400">
      <w:pPr>
        <w:ind w:firstLine="0"/>
        <w:rPr>
          <w:ins w:id="10" w:author="Windows User" w:date="2019-09-30T00:04:00Z"/>
          <w:lang w:val="en-US" w:eastAsia="zh-TW"/>
        </w:rPr>
        <w:pPrChange w:id="11" w:author="Windows User" w:date="2019-09-29T23:57:00Z">
          <w:pPr>
            <w:ind w:firstLineChars="142"/>
          </w:pPr>
        </w:pPrChange>
      </w:pPr>
    </w:p>
    <w:p w14:paraId="32B14B3B" w14:textId="2F59408A" w:rsidR="00F71EFC" w:rsidRDefault="00F71EFC">
      <w:pPr>
        <w:ind w:firstLine="0"/>
        <w:rPr>
          <w:ins w:id="12" w:author="Windows User" w:date="2019-09-29T23:57:00Z"/>
          <w:lang w:val="en-US" w:eastAsia="zh-TW"/>
        </w:rPr>
        <w:pPrChange w:id="13" w:author="Windows User" w:date="2019-09-29T23:57:00Z">
          <w:pPr>
            <w:ind w:firstLineChars="142"/>
          </w:pPr>
        </w:pPrChange>
      </w:pPr>
      <w:ins w:id="14" w:author="Windows User" w:date="2019-09-30T00:04:00Z">
        <w:r>
          <w:rPr>
            <w:lang w:val="en-US" w:eastAsia="zh-TW"/>
          </w:rPr>
          <w:t>ALS</w:t>
        </w:r>
        <w:r>
          <w:rPr>
            <w:lang w:val="en-US" w:eastAsia="zh-TW"/>
          </w:rPr>
          <w:tab/>
          <w:t xml:space="preserve">Airborne </w:t>
        </w:r>
      </w:ins>
      <w:ins w:id="15" w:author="Windows User" w:date="2019-10-02T13:38:00Z">
        <w:r w:rsidR="004E11F7">
          <w:rPr>
            <w:lang w:val="en-US" w:eastAsia="zh-TW"/>
          </w:rPr>
          <w:t>Laser</w:t>
        </w:r>
      </w:ins>
      <w:ins w:id="16" w:author="Windows User" w:date="2019-09-30T00:04:00Z">
        <w:r>
          <w:rPr>
            <w:lang w:val="en-US" w:eastAsia="zh-TW"/>
          </w:rPr>
          <w:t xml:space="preserve"> </w:t>
        </w:r>
      </w:ins>
      <w:ins w:id="17" w:author="Windows User" w:date="2019-10-02T13:38:00Z">
        <w:r w:rsidR="004E11F7">
          <w:rPr>
            <w:lang w:val="en-US" w:eastAsia="zh-TW"/>
          </w:rPr>
          <w:t>Scanning</w:t>
        </w:r>
      </w:ins>
    </w:p>
    <w:p w14:paraId="089821FC" w14:textId="360A6752" w:rsidR="00E36400" w:rsidRDefault="00E36400">
      <w:pPr>
        <w:ind w:firstLine="0"/>
        <w:rPr>
          <w:ins w:id="18" w:author="Windows User" w:date="2019-09-29T23:59:00Z"/>
          <w:lang w:val="en-US" w:eastAsia="zh-TW"/>
        </w:rPr>
        <w:pPrChange w:id="19" w:author="Windows User" w:date="2019-09-29T23:57:00Z">
          <w:pPr>
            <w:ind w:firstLineChars="142"/>
          </w:pPr>
        </w:pPrChange>
      </w:pPr>
      <w:ins w:id="20" w:author="Windows User" w:date="2019-09-29T23:58:00Z">
        <w:r>
          <w:rPr>
            <w:lang w:val="en-US" w:eastAsia="zh-TW"/>
          </w:rPr>
          <w:t>CHM</w:t>
        </w:r>
        <w:r>
          <w:rPr>
            <w:lang w:val="en-US" w:eastAsia="zh-TW"/>
          </w:rPr>
          <w:tab/>
          <w:t>Canopy Height Model</w:t>
        </w:r>
      </w:ins>
    </w:p>
    <w:p w14:paraId="482A7C45" w14:textId="2339DB95" w:rsidR="00E36400" w:rsidRDefault="00E36400">
      <w:pPr>
        <w:ind w:firstLine="0"/>
        <w:rPr>
          <w:ins w:id="21" w:author="Windows User" w:date="2019-09-29T23:58:00Z"/>
          <w:lang w:val="en-US" w:eastAsia="zh-TW"/>
        </w:rPr>
        <w:pPrChange w:id="22" w:author="Windows User" w:date="2019-09-29T23:57:00Z">
          <w:pPr>
            <w:ind w:firstLineChars="142"/>
          </w:pPr>
        </w:pPrChange>
      </w:pPr>
      <w:ins w:id="23" w:author="Windows User" w:date="2019-09-29T23:59:00Z">
        <w:r>
          <w:rPr>
            <w:lang w:val="en-US" w:eastAsia="zh-TW"/>
          </w:rPr>
          <w:t>DBH</w:t>
        </w:r>
        <w:r>
          <w:rPr>
            <w:lang w:val="en-US" w:eastAsia="zh-TW"/>
          </w:rPr>
          <w:tab/>
          <w:t>Diameter at Breast Height</w:t>
        </w:r>
      </w:ins>
    </w:p>
    <w:p w14:paraId="7B4281BC" w14:textId="5CDAB29A" w:rsidR="00E36400" w:rsidRDefault="00E36400">
      <w:pPr>
        <w:ind w:firstLine="0"/>
        <w:rPr>
          <w:ins w:id="24" w:author="Windows User" w:date="2019-09-29T23:58:00Z"/>
          <w:lang w:val="en-US" w:eastAsia="zh-TW"/>
        </w:rPr>
        <w:pPrChange w:id="25" w:author="Windows User" w:date="2019-09-29T23:57:00Z">
          <w:pPr>
            <w:ind w:firstLineChars="142"/>
          </w:pPr>
        </w:pPrChange>
      </w:pPr>
      <w:ins w:id="26" w:author="Windows User" w:date="2019-09-29T23:58:00Z">
        <w:r>
          <w:rPr>
            <w:lang w:val="en-US" w:eastAsia="zh-TW"/>
          </w:rPr>
          <w:t>DTM</w:t>
        </w:r>
        <w:r>
          <w:rPr>
            <w:lang w:val="en-US" w:eastAsia="zh-TW"/>
          </w:rPr>
          <w:tab/>
          <w:t>Digital Terrain Model</w:t>
        </w:r>
      </w:ins>
    </w:p>
    <w:p w14:paraId="6CA92B0A" w14:textId="77528136" w:rsidR="00E36400" w:rsidRDefault="00E36400">
      <w:pPr>
        <w:ind w:firstLine="0"/>
        <w:rPr>
          <w:ins w:id="27" w:author="Мосин Василий Михайлович" w:date="2019-10-03T16:01:00Z"/>
          <w:lang w:val="en-US" w:eastAsia="zh-TW"/>
        </w:rPr>
      </w:pPr>
      <w:ins w:id="28" w:author="Windows User" w:date="2019-09-29T23:58:00Z">
        <w:r>
          <w:rPr>
            <w:lang w:val="en-US" w:eastAsia="zh-TW"/>
          </w:rPr>
          <w:t>DSM</w:t>
        </w:r>
        <w:r>
          <w:rPr>
            <w:lang w:val="en-US" w:eastAsia="zh-TW"/>
          </w:rPr>
          <w:tab/>
          <w:t>Digital Surface Model</w:t>
        </w:r>
      </w:ins>
    </w:p>
    <w:p w14:paraId="3333E11D" w14:textId="495FD54B" w:rsidR="009220D4" w:rsidRDefault="009220D4">
      <w:pPr>
        <w:ind w:firstLine="0"/>
        <w:rPr>
          <w:ins w:id="29" w:author="Windows User" w:date="2019-09-29T23:58:00Z"/>
          <w:lang w:val="en-US" w:eastAsia="zh-TW"/>
        </w:rPr>
        <w:pPrChange w:id="30" w:author="Windows User" w:date="2019-09-29T23:57:00Z">
          <w:pPr>
            <w:ind w:firstLineChars="142"/>
          </w:pPr>
        </w:pPrChange>
      </w:pPr>
      <w:ins w:id="31" w:author="Мосин Василий Михайлович" w:date="2019-10-03T16:01:00Z">
        <w:r>
          <w:rPr>
            <w:lang w:val="en-US" w:eastAsia="zh-TW"/>
          </w:rPr>
          <w:t>GCPs</w:t>
        </w:r>
        <w:r>
          <w:rPr>
            <w:lang w:val="en-US" w:eastAsia="zh-TW"/>
          </w:rPr>
          <w:tab/>
          <w:t>Ground Control Points</w:t>
        </w:r>
      </w:ins>
    </w:p>
    <w:p w14:paraId="3FE8C155" w14:textId="2164E50B" w:rsidR="00E36400" w:rsidRDefault="00E36400">
      <w:pPr>
        <w:ind w:firstLine="0"/>
        <w:rPr>
          <w:ins w:id="32" w:author="Windows User" w:date="2019-09-29T23:59:00Z"/>
          <w:lang w:val="en-US" w:eastAsia="zh-TW"/>
        </w:rPr>
        <w:pPrChange w:id="33" w:author="Windows User" w:date="2019-09-29T23:57:00Z">
          <w:pPr>
            <w:ind w:firstLineChars="142"/>
          </w:pPr>
        </w:pPrChange>
      </w:pPr>
      <w:ins w:id="34" w:author="Windows User" w:date="2019-09-29T23:57:00Z">
        <w:r>
          <w:rPr>
            <w:lang w:val="en-US" w:eastAsia="zh-TW"/>
          </w:rPr>
          <w:t>LIDAR</w:t>
        </w:r>
        <w:r>
          <w:rPr>
            <w:lang w:val="en-US" w:eastAsia="zh-TW"/>
          </w:rPr>
          <w:tab/>
          <w:t>Light Detection and Ranging</w:t>
        </w:r>
      </w:ins>
    </w:p>
    <w:p w14:paraId="36B38A2C" w14:textId="66D6374D" w:rsidR="00E36400" w:rsidRDefault="00E36400">
      <w:pPr>
        <w:ind w:firstLine="0"/>
        <w:rPr>
          <w:ins w:id="35" w:author="Windows User" w:date="2019-09-30T00:04:00Z"/>
          <w:lang w:val="en-US" w:eastAsia="zh-TW"/>
        </w:rPr>
        <w:pPrChange w:id="36" w:author="Windows User" w:date="2019-09-29T23:57:00Z">
          <w:pPr>
            <w:ind w:firstLineChars="142"/>
          </w:pPr>
        </w:pPrChange>
      </w:pPr>
      <w:ins w:id="37" w:author="Windows User" w:date="2019-09-29T23:59:00Z">
        <w:r>
          <w:rPr>
            <w:lang w:val="en-US" w:eastAsia="zh-TW"/>
          </w:rPr>
          <w:t>NDVI</w:t>
        </w:r>
        <w:r>
          <w:rPr>
            <w:lang w:val="en-US" w:eastAsia="zh-TW"/>
          </w:rPr>
          <w:tab/>
          <w:t>Normalized Difference Vegetation Index</w:t>
        </w:r>
      </w:ins>
    </w:p>
    <w:p w14:paraId="431462DC" w14:textId="3F468090" w:rsidR="00F71EFC" w:rsidRDefault="00F71EFC">
      <w:pPr>
        <w:ind w:firstLine="0"/>
        <w:rPr>
          <w:ins w:id="38" w:author="Windows User" w:date="2019-09-29T23:57:00Z"/>
          <w:lang w:val="en-US" w:eastAsia="zh-TW"/>
        </w:rPr>
        <w:pPrChange w:id="39" w:author="Windows User" w:date="2019-09-29T23:57:00Z">
          <w:pPr>
            <w:ind w:firstLineChars="142"/>
          </w:pPr>
        </w:pPrChange>
      </w:pPr>
      <w:ins w:id="40" w:author="Windows User" w:date="2019-09-30T00:04:00Z">
        <w:r>
          <w:rPr>
            <w:lang w:val="en-US" w:eastAsia="zh-TW"/>
          </w:rPr>
          <w:t>NIR</w:t>
        </w:r>
        <w:r>
          <w:rPr>
            <w:lang w:val="en-US" w:eastAsia="zh-TW"/>
          </w:rPr>
          <w:tab/>
          <w:t>Near Infrared</w:t>
        </w:r>
      </w:ins>
    </w:p>
    <w:p w14:paraId="0D257247" w14:textId="41DE470B" w:rsidR="00E36400" w:rsidRDefault="00E36400">
      <w:pPr>
        <w:ind w:firstLine="0"/>
        <w:rPr>
          <w:ins w:id="41" w:author="Windows User" w:date="2019-09-30T00:04:00Z"/>
          <w:lang w:val="en-US" w:eastAsia="zh-TW"/>
        </w:rPr>
        <w:pPrChange w:id="42" w:author="Windows User" w:date="2019-09-29T23:57:00Z">
          <w:pPr>
            <w:ind w:firstLineChars="142"/>
          </w:pPr>
        </w:pPrChange>
      </w:pPr>
      <w:ins w:id="43" w:author="Windows User" w:date="2019-09-29T23:57:00Z">
        <w:r>
          <w:rPr>
            <w:lang w:val="en-US" w:eastAsia="zh-TW"/>
          </w:rPr>
          <w:t>RF</w:t>
        </w:r>
        <w:r>
          <w:rPr>
            <w:lang w:val="en-US" w:eastAsia="zh-TW"/>
          </w:rPr>
          <w:tab/>
          <w:t>Random Forest</w:t>
        </w:r>
      </w:ins>
    </w:p>
    <w:p w14:paraId="0758484B" w14:textId="3AC3AA02" w:rsidR="00F71EFC" w:rsidRDefault="00F71EFC">
      <w:pPr>
        <w:ind w:firstLine="0"/>
        <w:rPr>
          <w:ins w:id="44" w:author="Windows User" w:date="2019-09-29T23:57:00Z"/>
          <w:lang w:val="en-US" w:eastAsia="zh-TW"/>
        </w:rPr>
        <w:pPrChange w:id="45" w:author="Windows User" w:date="2019-09-29T23:57:00Z">
          <w:pPr>
            <w:ind w:firstLineChars="142"/>
          </w:pPr>
        </w:pPrChange>
      </w:pPr>
      <w:ins w:id="46" w:author="Windows User" w:date="2019-09-30T00:04:00Z">
        <w:r>
          <w:rPr>
            <w:lang w:val="en-US" w:eastAsia="zh-TW"/>
          </w:rPr>
          <w:t>RGB</w:t>
        </w:r>
        <w:r>
          <w:rPr>
            <w:lang w:val="en-US" w:eastAsia="zh-TW"/>
          </w:rPr>
          <w:tab/>
          <w:t>Red, Green, Blue</w:t>
        </w:r>
      </w:ins>
    </w:p>
    <w:p w14:paraId="0C752F4E" w14:textId="50745721" w:rsidR="00727A99" w:rsidRPr="00537E19" w:rsidDel="00E36400" w:rsidRDefault="00E36400">
      <w:pPr>
        <w:ind w:firstLine="0"/>
        <w:rPr>
          <w:del w:id="47" w:author="Windows User" w:date="2019-09-29T23:57:00Z"/>
        </w:rPr>
        <w:pPrChange w:id="48" w:author="Windows User" w:date="2019-09-29T23:57:00Z">
          <w:pPr/>
        </w:pPrChange>
      </w:pPr>
      <w:ins w:id="49" w:author="Windows User" w:date="2019-09-29T23:57:00Z">
        <w:r>
          <w:rPr>
            <w:lang w:val="en-US" w:eastAsia="zh-TW"/>
          </w:rPr>
          <w:t>SVM</w:t>
        </w:r>
        <w:r>
          <w:rPr>
            <w:lang w:val="en-US" w:eastAsia="zh-TW"/>
          </w:rPr>
          <w:tab/>
          <w:t>Support Vector Machines</w:t>
        </w:r>
      </w:ins>
      <w:del w:id="50" w:author="Windows User" w:date="2019-09-29T23:57:00Z">
        <w:r w:rsidR="007F408E" w:rsidDel="00E36400">
          <w:rPr>
            <w:rFonts w:hint="eastAsia"/>
            <w:lang w:val="en-US" w:eastAsia="zh-TW"/>
          </w:rPr>
          <w:delText xml:space="preserve">This section is not numbered. </w:delText>
        </w:r>
        <w:r w:rsidR="007F408E" w:rsidRPr="007F408E" w:rsidDel="00E36400">
          <w:rPr>
            <w:shd w:val="clear" w:color="auto" w:fill="FFFFFF"/>
          </w:rPr>
          <w:delText xml:space="preserve">Define </w:delText>
        </w:r>
        <w:r w:rsidR="007F408E" w:rsidDel="00E36400">
          <w:rPr>
            <w:rFonts w:hint="eastAsia"/>
            <w:shd w:val="clear" w:color="auto" w:fill="FFFFFF"/>
            <w:lang w:eastAsia="zh-TW"/>
          </w:rPr>
          <w:delText xml:space="preserve">acronyms and </w:delText>
        </w:r>
        <w:r w:rsidR="007F408E" w:rsidRPr="007F408E" w:rsidDel="00E36400">
          <w:rPr>
            <w:shd w:val="clear" w:color="auto" w:fill="FFFFFF"/>
          </w:rPr>
          <w:delText xml:space="preserve">abbreviations that are not standard in this </w:delText>
        </w:r>
        <w:r w:rsidR="007F408E" w:rsidDel="00E36400">
          <w:rPr>
            <w:rFonts w:hint="eastAsia"/>
            <w:shd w:val="clear" w:color="auto" w:fill="FFFFFF"/>
            <w:lang w:eastAsia="zh-TW"/>
          </w:rPr>
          <w:delText>section</w:delText>
        </w:r>
        <w:r w:rsidR="007F408E" w:rsidRPr="007F408E" w:rsidDel="00E36400">
          <w:rPr>
            <w:shd w:val="clear" w:color="auto" w:fill="FFFFFF"/>
          </w:rPr>
          <w:delText xml:space="preserve">. Such </w:delText>
        </w:r>
        <w:r w:rsidR="007F408E" w:rsidDel="00E36400">
          <w:rPr>
            <w:rFonts w:hint="eastAsia"/>
            <w:shd w:val="clear" w:color="auto" w:fill="FFFFFF"/>
            <w:lang w:eastAsia="zh-TW"/>
          </w:rPr>
          <w:delText xml:space="preserve">acronyms and </w:delText>
        </w:r>
        <w:r w:rsidR="007F408E" w:rsidRPr="007F408E" w:rsidDel="00E36400">
          <w:rPr>
            <w:shd w:val="clear" w:color="auto" w:fill="FFFFFF"/>
          </w:rPr>
          <w:delText>abbreviations that are unavoidable in the abstract must be defined at their first mention there. Ensure consistency of abbreviations throughout the article.</w:delText>
        </w:r>
        <w:r w:rsidR="00727A99" w:rsidDel="00E36400">
          <w:rPr>
            <w:rFonts w:hint="eastAsia"/>
            <w:shd w:val="clear" w:color="auto" w:fill="FFFFFF"/>
            <w:lang w:eastAsia="zh-TW"/>
          </w:rPr>
          <w:delText xml:space="preserve"> </w:delText>
        </w:r>
        <w:r w:rsidR="00727A99" w:rsidRPr="00537E19" w:rsidDel="00E36400">
          <w:delText xml:space="preserve">Always use the full title followed by the acronym </w:delText>
        </w:r>
        <w:r w:rsidR="00727A99" w:rsidDel="00E36400">
          <w:rPr>
            <w:rFonts w:hint="eastAsia"/>
            <w:lang w:eastAsia="zh-TW"/>
          </w:rPr>
          <w:delText>(</w:delText>
        </w:r>
        <w:r w:rsidR="001A4B50" w:rsidRPr="007F408E" w:rsidDel="00E36400">
          <w:rPr>
            <w:shd w:val="clear" w:color="auto" w:fill="FFFFFF"/>
          </w:rPr>
          <w:delText>abbreviation</w:delText>
        </w:r>
        <w:r w:rsidR="00727A99" w:rsidDel="00E36400">
          <w:rPr>
            <w:rFonts w:hint="eastAsia"/>
            <w:lang w:eastAsia="zh-TW"/>
          </w:rPr>
          <w:delText xml:space="preserve">) </w:delText>
        </w:r>
        <w:r w:rsidR="00727A99" w:rsidRPr="00537E19" w:rsidDel="00E36400">
          <w:delText>to be used</w:delText>
        </w:r>
        <w:r w:rsidR="00727A99" w:rsidDel="00E36400">
          <w:rPr>
            <w:rFonts w:hint="eastAsia"/>
            <w:lang w:eastAsia="zh-TW"/>
          </w:rPr>
          <w:delText>, e.g., reusable suborbital launch vehicle (RSLV), International Space Station (ISS)</w:delText>
        </w:r>
        <w:r w:rsidR="00727A99" w:rsidRPr="00537E19" w:rsidDel="00E36400">
          <w:delText>.</w:delText>
        </w:r>
      </w:del>
    </w:p>
    <w:p w14:paraId="06A47BB0" w14:textId="2BBF2E6F" w:rsidR="00247EC9" w:rsidRDefault="00247EC9">
      <w:pPr>
        <w:ind w:firstLine="0"/>
        <w:rPr>
          <w:ins w:id="51" w:author="Windows User" w:date="2019-09-29T23:57:00Z"/>
          <w:lang w:eastAsia="zh-TW"/>
        </w:rPr>
        <w:pPrChange w:id="52" w:author="Windows User" w:date="2019-09-29T23:57:00Z">
          <w:pPr>
            <w:ind w:firstLineChars="142"/>
          </w:pPr>
        </w:pPrChange>
      </w:pPr>
    </w:p>
    <w:p w14:paraId="60652B58" w14:textId="35E06990" w:rsidR="00E36400" w:rsidRDefault="00E36400">
      <w:pPr>
        <w:ind w:firstLine="0"/>
        <w:rPr>
          <w:ins w:id="53" w:author="Windows User" w:date="2019-09-30T00:05:00Z"/>
          <w:lang w:eastAsia="zh-TW"/>
        </w:rPr>
        <w:pPrChange w:id="54" w:author="Windows User" w:date="2019-09-29T23:57:00Z">
          <w:pPr>
            <w:ind w:firstLineChars="142"/>
          </w:pPr>
        </w:pPrChange>
      </w:pPr>
      <w:ins w:id="55" w:author="Windows User" w:date="2019-09-29T23:57:00Z">
        <w:r>
          <w:rPr>
            <w:lang w:eastAsia="zh-TW"/>
          </w:rPr>
          <w:t>UAV</w:t>
        </w:r>
        <w:r>
          <w:rPr>
            <w:lang w:eastAsia="zh-TW"/>
          </w:rPr>
          <w:tab/>
          <w:t>Unmanned Aerial Vehicle</w:t>
        </w:r>
      </w:ins>
    </w:p>
    <w:p w14:paraId="7D3E7EFE" w14:textId="2BA7BC2A" w:rsidR="00F71EFC" w:rsidRPr="00727A99" w:rsidDel="00F71EFC" w:rsidRDefault="00F71EFC">
      <w:pPr>
        <w:ind w:firstLine="0"/>
        <w:rPr>
          <w:del w:id="56" w:author="Windows User" w:date="2019-09-30T00:05:00Z"/>
          <w:lang w:eastAsia="zh-TW"/>
        </w:rPr>
        <w:pPrChange w:id="57" w:author="Windows User" w:date="2019-09-29T23:57:00Z">
          <w:pPr>
            <w:ind w:firstLineChars="142"/>
          </w:pPr>
        </w:pPrChange>
      </w:pPr>
    </w:p>
    <w:p w14:paraId="6F29B2D3" w14:textId="1A3E47F0" w:rsidR="00D1058D" w:rsidDel="00F71EFC" w:rsidRDefault="00D1058D" w:rsidP="00D1058D">
      <w:pPr>
        <w:ind w:firstLine="0"/>
        <w:rPr>
          <w:del w:id="58" w:author="Windows User" w:date="2019-09-30T00:05:00Z"/>
          <w:lang w:eastAsia="zh-TW"/>
        </w:rPr>
      </w:pPr>
    </w:p>
    <w:p w14:paraId="2DBE4915" w14:textId="217334FA" w:rsidR="00D1058D" w:rsidRDefault="00247EC9" w:rsidP="00247EC9">
      <w:pPr>
        <w:numPr>
          <w:ilvl w:val="0"/>
          <w:numId w:val="4"/>
        </w:numPr>
        <w:ind w:left="284" w:hanging="284"/>
        <w:rPr>
          <w:ins w:id="59" w:author="Windows User" w:date="2019-10-02T14:48:00Z"/>
          <w:b/>
          <w:lang w:eastAsia="zh-TW"/>
        </w:rPr>
      </w:pPr>
      <w:bookmarkStart w:id="60" w:name="_Ref20925388"/>
      <w:r w:rsidRPr="00247EC9">
        <w:rPr>
          <w:rFonts w:hint="eastAsia"/>
          <w:b/>
          <w:lang w:eastAsia="zh-TW"/>
        </w:rPr>
        <w:t>Introduction</w:t>
      </w:r>
      <w:bookmarkEnd w:id="60"/>
    </w:p>
    <w:p w14:paraId="5BC423CD" w14:textId="77777777" w:rsidR="0041712B" w:rsidRPr="00247EC9" w:rsidRDefault="0041712B">
      <w:pPr>
        <w:ind w:left="284" w:firstLine="0"/>
        <w:rPr>
          <w:b/>
          <w:lang w:eastAsia="zh-TW"/>
        </w:rPr>
        <w:pPrChange w:id="61" w:author="Windows User" w:date="2019-10-02T14:48:00Z">
          <w:pPr>
            <w:numPr>
              <w:numId w:val="4"/>
            </w:numPr>
            <w:ind w:left="284" w:hanging="284"/>
          </w:pPr>
        </w:pPrChange>
      </w:pPr>
    </w:p>
    <w:p w14:paraId="78066AFD" w14:textId="2B075CA1" w:rsidR="00341CF0" w:rsidRDefault="00C76600" w:rsidP="00E00F24">
      <w:pPr>
        <w:ind w:firstLine="0"/>
        <w:rPr>
          <w:ins w:id="62" w:author="Windows User" w:date="2019-09-27T08:39:00Z"/>
        </w:rPr>
      </w:pPr>
      <w:r w:rsidRPr="00C76600">
        <w:t>Forest inventory play</w:t>
      </w:r>
      <w:r>
        <w:t>s an important role in terms of</w:t>
      </w:r>
      <w:r w:rsidRPr="00E36400">
        <w:rPr>
          <w:lang w:val="en-US"/>
          <w:rPrChange w:id="63" w:author="Windows User" w:date="2019-09-30T00:00:00Z">
            <w:rPr/>
          </w:rPrChange>
        </w:rPr>
        <w:t xml:space="preserve"> economical</w:t>
      </w:r>
      <w:r w:rsidRPr="00C76600">
        <w:t xml:space="preserve"> and environmental sustainability both regionally</w:t>
      </w:r>
      <w:r>
        <w:t xml:space="preserve"> </w:t>
      </w:r>
      <w:r w:rsidRPr="00C76600">
        <w:t>and globally.  It is especially relevant in case of Russia, since its territories cover around 20% of world’s forest</w:t>
      </w:r>
      <w:r>
        <w:t xml:space="preserve"> </w:t>
      </w:r>
      <w:r w:rsidRPr="00C76600">
        <w:t>reserves</w:t>
      </w:r>
      <w:ins w:id="64" w:author="Windows User" w:date="2019-10-02T14:49:00Z">
        <w:r w:rsidR="0041712B">
          <w:t xml:space="preserve"> [1].</w:t>
        </w:r>
      </w:ins>
      <w:del w:id="65" w:author="Windows User" w:date="2019-10-02T14:49:00Z">
        <w:r w:rsidRPr="00C76600" w:rsidDel="0041712B">
          <w:delText>.1</w:delText>
        </w:r>
      </w:del>
      <w:r>
        <w:t xml:space="preserve"> </w:t>
      </w:r>
      <w:del w:id="66" w:author="Windows User" w:date="2019-10-02T14:49:00Z">
        <w:r w:rsidRPr="00C76600" w:rsidDel="0041712B">
          <w:delText>In accordance with</w:delText>
        </w:r>
      </w:del>
      <w:ins w:id="67" w:author="Windows User" w:date="2019-10-02T14:49:00Z">
        <w:r w:rsidR="0041712B">
          <w:t>According to</w:t>
        </w:r>
      </w:ins>
      <w:r w:rsidRPr="00C76600">
        <w:t xml:space="preserve"> the current forestry legislation in Russia, forest inventory shall be done manually,</w:t>
      </w:r>
      <w:ins w:id="68" w:author="Windows User" w:date="2019-10-02T14:51:00Z">
        <w:r w:rsidR="0041712B">
          <w:t xml:space="preserve"> </w:t>
        </w:r>
      </w:ins>
      <w:del w:id="69" w:author="Windows User" w:date="2019-10-02T14:51:00Z">
        <w:r w:rsidDel="0041712B">
          <w:delText xml:space="preserve"> </w:delText>
        </w:r>
      </w:del>
      <w:del w:id="70" w:author="Windows User" w:date="2019-10-02T14:49:00Z">
        <w:r w:rsidRPr="00C76600" w:rsidDel="0041712B">
          <w:delText>which is</w:delText>
        </w:r>
      </w:del>
      <w:ins w:id="71" w:author="Windows User" w:date="2019-10-02T14:51:00Z">
        <w:r w:rsidR="0041712B">
          <w:t xml:space="preserve">hence, </w:t>
        </w:r>
      </w:ins>
      <w:ins w:id="72" w:author="Windows User" w:date="2019-10-02T14:49:00Z">
        <w:r w:rsidR="0041712B">
          <w:t xml:space="preserve"> </w:t>
        </w:r>
      </w:ins>
      <w:del w:id="73" w:author="Windows User" w:date="2019-10-02T14:49:00Z">
        <w:r w:rsidRPr="00C76600" w:rsidDel="0041712B">
          <w:delText xml:space="preserve"> </w:delText>
        </w:r>
      </w:del>
      <w:r w:rsidRPr="00C76600">
        <w:t>time consuming and expensive.  In this project, an attempt to build an automatic trees detection and</w:t>
      </w:r>
      <w:r>
        <w:t xml:space="preserve"> classification technology, based </w:t>
      </w:r>
      <w:r w:rsidRPr="00C76600">
        <w:t xml:space="preserve">on </w:t>
      </w:r>
      <w:r>
        <w:t xml:space="preserve">remote </w:t>
      </w:r>
      <w:r w:rsidRPr="00F676BC">
        <w:t xml:space="preserve">sensing and machine learning is </w:t>
      </w:r>
      <w:del w:id="74" w:author="Windows User" w:date="2019-09-27T11:53:00Z">
        <w:r w:rsidRPr="00F676BC" w:rsidDel="001A5819">
          <w:delText xml:space="preserve"> </w:delText>
        </w:r>
      </w:del>
      <w:r w:rsidRPr="00F676BC">
        <w:t xml:space="preserve">presented  and  tested.   </w:t>
      </w:r>
      <w:r w:rsidRPr="00F676BC">
        <w:rPr>
          <w:rPrChange w:id="75" w:author="Windows User" w:date="2019-09-29T23:38:00Z">
            <w:rPr>
              <w:highlight w:val="yellow"/>
            </w:rPr>
          </w:rPrChange>
        </w:rPr>
        <w:t>In order to allow a widespread use of this technology in the industry for forest inventory, classification accuracy of 95% shall be achieved</w:t>
      </w:r>
      <w:r w:rsidRPr="00F676BC">
        <w:t xml:space="preserve">. A combination of machine learning and remote sensing has demonstrated a </w:t>
      </w:r>
      <w:del w:id="76" w:author="Windows User" w:date="2019-10-02T14:52:00Z">
        <w:r w:rsidRPr="00F676BC" w:rsidDel="0041712B">
          <w:delText xml:space="preserve">big </w:delText>
        </w:r>
      </w:del>
      <w:ins w:id="77" w:author="Windows User" w:date="2019-10-02T14:52:00Z">
        <w:r w:rsidR="0041712B">
          <w:t>great</w:t>
        </w:r>
        <w:r w:rsidR="0041712B" w:rsidRPr="00F676BC">
          <w:t xml:space="preserve"> </w:t>
        </w:r>
      </w:ins>
      <w:r w:rsidRPr="00F676BC">
        <w:t>potential for solving different tasks in such areas as precision agriculture, land cover changes detection, urban environment monitoring</w:t>
      </w:r>
      <w:r>
        <w:t>, mar</w:t>
      </w:r>
      <w:r w:rsidRPr="00C76600">
        <w:t xml:space="preserve">itime navigation and </w:t>
      </w:r>
      <w:r w:rsidRPr="00C76600">
        <w:lastRenderedPageBreak/>
        <w:t>control, etc.  Additionally, it has application in forest classification, a particular case of land</w:t>
      </w:r>
      <w:r>
        <w:t xml:space="preserve"> </w:t>
      </w:r>
      <w:r w:rsidRPr="00C76600">
        <w:t>cover classification.  In general, any land cover classification task can be categorized either as pixel-based or as</w:t>
      </w:r>
      <w:r>
        <w:t xml:space="preserve"> </w:t>
      </w:r>
      <w:r w:rsidRPr="00C76600">
        <w:t>object-based, but the latter usually shows better results</w:t>
      </w:r>
      <w:del w:id="78" w:author="Windows User" w:date="2019-10-02T14:53:00Z">
        <w:r w:rsidRPr="00C76600" w:rsidDel="0041712B">
          <w:delText>.</w:delText>
        </w:r>
      </w:del>
      <w:ins w:id="79" w:author="Windows User" w:date="2019-10-02T14:53:00Z">
        <w:r w:rsidR="0041712B">
          <w:t xml:space="preserve"> </w:t>
        </w:r>
      </w:ins>
      <w:del w:id="80" w:author="Windows User" w:date="2019-10-02T14:53:00Z">
        <w:r w:rsidRPr="00C76600" w:rsidDel="0041712B">
          <w:delText>2–4</w:delText>
        </w:r>
      </w:del>
      <w:ins w:id="81" w:author="Windows User" w:date="2019-10-02T14:53:00Z">
        <w:r w:rsidR="0041712B">
          <w:t>[2, 4].</w:t>
        </w:r>
      </w:ins>
      <w:r>
        <w:t xml:space="preserve"> </w:t>
      </w:r>
      <w:r w:rsidRPr="00C76600">
        <w:t>Moreover, in forestry applications object-based tree</w:t>
      </w:r>
      <w:r>
        <w:t xml:space="preserve">s </w:t>
      </w:r>
      <w:r w:rsidRPr="00C76600">
        <w:t>species classification is more valuable, since it gives more detailed information about a forest structure.  There</w:t>
      </w:r>
      <w:r>
        <w:t xml:space="preserve"> are two approaches</w:t>
      </w:r>
      <w:r w:rsidRPr="00C76600">
        <w:t xml:space="preserve"> for</w:t>
      </w:r>
      <w:del w:id="82" w:author="Windows User" w:date="2019-09-27T11:54:00Z">
        <w:r w:rsidRPr="00C76600" w:rsidDel="001A5819">
          <w:delText xml:space="preserve"> </w:delText>
        </w:r>
      </w:del>
      <w:r w:rsidRPr="00C76600">
        <w:t xml:space="preserve"> object-based  forest  classification:  classification  at  the  individual  tree  level,  classifying</w:t>
      </w:r>
      <w:r>
        <w:t xml:space="preserve"> </w:t>
      </w:r>
      <w:r w:rsidRPr="00C76600">
        <w:t>every tree separately, or area-based classification, when dominant tree species are predicted for different areas of</w:t>
      </w:r>
      <w:r>
        <w:t xml:space="preserve"> </w:t>
      </w:r>
      <w:r w:rsidRPr="00C76600">
        <w:t xml:space="preserve">a forest.  In this work, the case of individual tree level forest species classification is considered, </w:t>
      </w:r>
      <w:commentRangeStart w:id="83"/>
      <w:r w:rsidRPr="00C76600">
        <w:t>because forestry</w:t>
      </w:r>
      <w:r>
        <w:t xml:space="preserve"> </w:t>
      </w:r>
      <w:r w:rsidRPr="00C76600">
        <w:t>legislation requires to have information for each tree rather than general statistics for whole parcels of a forest</w:t>
      </w:r>
      <w:commentRangeEnd w:id="83"/>
      <w:r>
        <w:rPr>
          <w:rStyle w:val="af3"/>
        </w:rPr>
        <w:commentReference w:id="83"/>
      </w:r>
      <w:r w:rsidRPr="00C76600">
        <w:t>.</w:t>
      </w:r>
      <w:r>
        <w:t xml:space="preserve"> </w:t>
      </w:r>
      <w:r w:rsidRPr="00F676BC">
        <w:rPr>
          <w:rPrChange w:id="84" w:author="Windows User" w:date="2019-09-29T23:38:00Z">
            <w:rPr>
              <w:highlight w:val="yellow"/>
            </w:rPr>
          </w:rPrChange>
        </w:rPr>
        <w:t>Nowadays, hyperspectral data has become extensively used in different land cover classification tasks, as it contains more information than multispectral imagery and, therefore, allows to catch subtle differences in akin materials. For example, Utsav et al.</w:t>
      </w:r>
      <w:ins w:id="85" w:author="Windows User" w:date="2019-10-02T14:55:00Z">
        <w:r w:rsidR="0041712B">
          <w:t xml:space="preserve"> </w:t>
        </w:r>
      </w:ins>
      <w:del w:id="86" w:author="Windows User" w:date="2019-10-02T14:55:00Z">
        <w:r w:rsidRPr="00F676BC" w:rsidDel="0041712B">
          <w:rPr>
            <w:rPrChange w:id="87" w:author="Windows User" w:date="2019-09-29T23:38:00Z">
              <w:rPr>
                <w:highlight w:val="yellow"/>
              </w:rPr>
            </w:rPrChange>
          </w:rPr>
          <w:delText>5</w:delText>
        </w:r>
      </w:del>
      <w:ins w:id="88" w:author="Windows User" w:date="2019-10-02T14:55:00Z">
        <w:r w:rsidR="0041712B">
          <w:t xml:space="preserve">[5] </w:t>
        </w:r>
      </w:ins>
      <w:r w:rsidRPr="00F676BC">
        <w:rPr>
          <w:rPrChange w:id="89" w:author="Windows User" w:date="2019-09-29T23:38:00Z">
            <w:rPr>
              <w:highlight w:val="yellow"/>
            </w:rPr>
          </w:rPrChange>
        </w:rPr>
        <w:t xml:space="preserve">have described different remote sensing scenarios, in which a high number of spectral bands is important. </w:t>
      </w:r>
      <w:del w:id="90" w:author="Windows User" w:date="2019-10-02T14:55:00Z">
        <w:r w:rsidRPr="00F676BC" w:rsidDel="0041712B">
          <w:rPr>
            <w:rPrChange w:id="91" w:author="Windows User" w:date="2019-09-29T23:38:00Z">
              <w:rPr>
                <w:highlight w:val="yellow"/>
              </w:rPr>
            </w:rPrChange>
          </w:rPr>
          <w:delText xml:space="preserve"> </w:delText>
        </w:r>
      </w:del>
      <w:r w:rsidRPr="00F676BC">
        <w:rPr>
          <w:rPrChange w:id="92" w:author="Windows User" w:date="2019-09-29T23:38:00Z">
            <w:rPr>
              <w:highlight w:val="yellow"/>
            </w:rPr>
          </w:rPrChange>
        </w:rPr>
        <w:t>Also, Kang et al.</w:t>
      </w:r>
      <w:ins w:id="93" w:author="Windows User" w:date="2019-10-02T14:55:00Z">
        <w:r w:rsidR="0041712B">
          <w:t xml:space="preserve"> </w:t>
        </w:r>
      </w:ins>
      <w:del w:id="94" w:author="Windows User" w:date="2019-10-02T14:55:00Z">
        <w:r w:rsidRPr="00F676BC" w:rsidDel="0041712B">
          <w:rPr>
            <w:rPrChange w:id="95" w:author="Windows User" w:date="2019-09-29T23:38:00Z">
              <w:rPr>
                <w:highlight w:val="yellow"/>
              </w:rPr>
            </w:rPrChange>
          </w:rPr>
          <w:delText xml:space="preserve">6have </w:delText>
        </w:r>
      </w:del>
      <w:ins w:id="96" w:author="Windows User" w:date="2019-10-02T14:55:00Z">
        <w:r w:rsidR="0041712B">
          <w:t xml:space="preserve">[6] </w:t>
        </w:r>
        <w:r w:rsidR="0041712B" w:rsidRPr="00F676BC">
          <w:rPr>
            <w:rPrChange w:id="97" w:author="Windows User" w:date="2019-09-29T23:38:00Z">
              <w:rPr>
                <w:highlight w:val="yellow"/>
              </w:rPr>
            </w:rPrChange>
          </w:rPr>
          <w:t xml:space="preserve">have </w:t>
        </w:r>
      </w:ins>
      <w:r w:rsidRPr="00F676BC">
        <w:rPr>
          <w:rPrChange w:id="98" w:author="Windows User" w:date="2019-09-29T23:38:00Z">
            <w:rPr>
              <w:highlight w:val="yellow"/>
            </w:rPr>
          </w:rPrChange>
        </w:rPr>
        <w:t>presented a performance comparison of different algorithms applied on hyperspectral imagery for land cover classification, providing a benchmark data.</w:t>
      </w:r>
      <w:r w:rsidRPr="00F676BC">
        <w:t xml:space="preserve">  Moreover, there are various deep learning approaches for hyperspectral data processing</w:t>
      </w:r>
      <w:ins w:id="99" w:author="Windows User" w:date="2019-10-02T14:55:00Z">
        <w:r w:rsidR="0041712B">
          <w:t xml:space="preserve"> [</w:t>
        </w:r>
      </w:ins>
      <w:del w:id="100" w:author="Windows User" w:date="2019-10-02T14:55:00Z">
        <w:r w:rsidRPr="00F676BC" w:rsidDel="0041712B">
          <w:delText>.</w:delText>
        </w:r>
      </w:del>
      <w:r w:rsidRPr="00F676BC">
        <w:t>7–9</w:t>
      </w:r>
      <w:ins w:id="101" w:author="Windows User" w:date="2019-10-02T14:56:00Z">
        <w:r w:rsidR="0041712B">
          <w:t>].</w:t>
        </w:r>
      </w:ins>
      <w:r w:rsidR="0036265D" w:rsidRPr="00F676BC">
        <w:t xml:space="preserve"> </w:t>
      </w:r>
      <w:r w:rsidRPr="00F676BC">
        <w:t>Furthermore, current research on forest classification is based on hyperspectral</w:t>
      </w:r>
      <w:r>
        <w:t xml:space="preserve"> imaging.  Existing investiga</w:t>
      </w:r>
      <w:r w:rsidRPr="00C76600">
        <w:t>tions describe different approaches based on using different instruments and algorithms classifying different tree</w:t>
      </w:r>
      <w:r>
        <w:t xml:space="preserve"> </w:t>
      </w:r>
      <w:r w:rsidRPr="00C76600">
        <w:t>species in different regions.  For instance, Support Vectors Machine (SVM) alg</w:t>
      </w:r>
      <w:r>
        <w:t>orithm was applied on hyperspec</w:t>
      </w:r>
      <w:r w:rsidRPr="00C76600">
        <w:t>tral imagery with 160 bands (410-990 nm) to classify 3 groups of trees (Spruces,</w:t>
      </w:r>
      <w:r>
        <w:t xml:space="preserve"> </w:t>
      </w:r>
      <w:r w:rsidRPr="00C76600">
        <w:t xml:space="preserve">Pines, </w:t>
      </w:r>
      <w:r>
        <w:t xml:space="preserve"> </w:t>
      </w:r>
      <w:r w:rsidRPr="00C76600">
        <w:t>and</w:t>
      </w:r>
      <w:r>
        <w:t xml:space="preserve"> </w:t>
      </w:r>
      <w:r w:rsidRPr="00C76600">
        <w:t>Deciduous</w:t>
      </w:r>
      <w:r>
        <w:t xml:space="preserve"> </w:t>
      </w:r>
      <w:r w:rsidRPr="00C76600">
        <w:t>trees) in</w:t>
      </w:r>
      <w:r>
        <w:t xml:space="preserve"> </w:t>
      </w:r>
      <w:r w:rsidRPr="00C76600">
        <w:t>Norway and the accuracy of 92% was achieved</w:t>
      </w:r>
      <w:ins w:id="102" w:author="Windows User" w:date="2019-10-02T14:56:00Z">
        <w:r w:rsidR="00621C85">
          <w:t xml:space="preserve"> [</w:t>
        </w:r>
      </w:ins>
      <w:del w:id="103" w:author="Windows User" w:date="2019-10-02T14:56:00Z">
        <w:r w:rsidRPr="00C76600" w:rsidDel="00621C85">
          <w:delText>.</w:delText>
        </w:r>
      </w:del>
      <w:r w:rsidRPr="00C76600">
        <w:t>10</w:t>
      </w:r>
      <w:ins w:id="104" w:author="Windows User" w:date="2019-10-02T14:56:00Z">
        <w:r w:rsidR="00621C85">
          <w:t>] .</w:t>
        </w:r>
      </w:ins>
      <w:r w:rsidRPr="00C76600">
        <w:t>89% classification accuracy was obtained when classifying 13</w:t>
      </w:r>
      <w:ins w:id="105" w:author="Windows User" w:date="2019-10-02T14:56:00Z">
        <w:r w:rsidR="00621C85">
          <w:t xml:space="preserve"> </w:t>
        </w:r>
      </w:ins>
      <w:r w:rsidRPr="00C76600">
        <w:t>tree species (8</w:t>
      </w:r>
      <w:r w:rsidR="0036265D">
        <w:t xml:space="preserve"> </w:t>
      </w:r>
      <w:r w:rsidRPr="00C76600">
        <w:t>Deciduous</w:t>
      </w:r>
      <w:r w:rsidR="0036265D">
        <w:t xml:space="preserve"> </w:t>
      </w:r>
      <w:r w:rsidRPr="00C76600">
        <w:t>and 5</w:t>
      </w:r>
      <w:r w:rsidR="0036265D">
        <w:t xml:space="preserve"> </w:t>
      </w:r>
      <w:r w:rsidRPr="00C76600">
        <w:t>Coniferous) in Austria using the same hyperspectral imaging, as in the previous</w:t>
      </w:r>
      <w:r>
        <w:t xml:space="preserve"> </w:t>
      </w:r>
      <w:r w:rsidRPr="00C76600">
        <w:t>example, but with Random Forest (RF) classifier</w:t>
      </w:r>
      <w:ins w:id="106" w:author="Windows User" w:date="2019-10-02T14:56:00Z">
        <w:r w:rsidR="00621C85">
          <w:t xml:space="preserve"> [</w:t>
        </w:r>
      </w:ins>
      <w:del w:id="107" w:author="Windows User" w:date="2019-10-02T14:56:00Z">
        <w:r w:rsidRPr="00C76600" w:rsidDel="00621C85">
          <w:delText>.</w:delText>
        </w:r>
      </w:del>
      <w:r w:rsidRPr="00C76600">
        <w:t>11</w:t>
      </w:r>
      <w:ins w:id="108" w:author="Windows User" w:date="2019-10-02T14:57:00Z">
        <w:r w:rsidR="00621C85">
          <w:t xml:space="preserve">]. </w:t>
        </w:r>
      </w:ins>
      <w:r w:rsidR="0036265D">
        <w:t xml:space="preserve"> </w:t>
      </w:r>
      <w:r w:rsidRPr="00C76600">
        <w:t>Nevalainen et al.</w:t>
      </w:r>
      <w:ins w:id="109" w:author="Windows User" w:date="2019-10-02T14:57:00Z">
        <w:r w:rsidR="00621C85">
          <w:t xml:space="preserve"> [</w:t>
        </w:r>
      </w:ins>
      <w:r w:rsidRPr="00C76600">
        <w:t>12</w:t>
      </w:r>
      <w:ins w:id="110" w:author="Windows User" w:date="2019-10-02T14:57:00Z">
        <w:r w:rsidR="00621C85">
          <w:t xml:space="preserve">] </w:t>
        </w:r>
      </w:ins>
      <w:r w:rsidRPr="00C76600">
        <w:t>have managed to achieve 95% accuracy</w:t>
      </w:r>
      <w:r>
        <w:t xml:space="preserve"> </w:t>
      </w:r>
      <w:r w:rsidRPr="00C76600">
        <w:t>for tree species classification in Finland.  They classified 4 tree species (Spruce,</w:t>
      </w:r>
      <w:r>
        <w:t xml:space="preserve"> </w:t>
      </w:r>
      <w:r w:rsidRPr="00C76600">
        <w:t>Birch,</w:t>
      </w:r>
      <w:r>
        <w:t xml:space="preserve"> </w:t>
      </w:r>
      <w:r w:rsidRPr="00C76600">
        <w:t>Pine, and</w:t>
      </w:r>
      <w:r>
        <w:t xml:space="preserve"> </w:t>
      </w:r>
      <w:r w:rsidRPr="00C76600">
        <w:t>Larch) by RF</w:t>
      </w:r>
      <w:r>
        <w:t xml:space="preserve"> </w:t>
      </w:r>
      <w:r w:rsidRPr="00C76600">
        <w:t>algorithm using hyperspectral imagery with spectral resolution of 33 channels (500-900 nm).</w:t>
      </w:r>
      <w:r>
        <w:t xml:space="preserve"> </w:t>
      </w:r>
      <w:r w:rsidRPr="00C76600">
        <w:t>The approach for trees detection and classification presented in this work consi</w:t>
      </w:r>
      <w:r w:rsidR="0036265D">
        <w:t>sts of two steps</w:t>
      </w:r>
      <w:del w:id="111" w:author="Windows User" w:date="2019-10-02T14:57:00Z">
        <w:r w:rsidR="0036265D" w:rsidDel="00621C85">
          <w:delText>.  In the begin</w:delText>
        </w:r>
        <w:r w:rsidRPr="00C76600" w:rsidDel="00621C85">
          <w:delText>ning</w:delText>
        </w:r>
      </w:del>
      <w:ins w:id="112" w:author="Windows User" w:date="2019-10-02T14:57:00Z">
        <w:r w:rsidR="00621C85">
          <w:t>. First</w:t>
        </w:r>
      </w:ins>
      <w:r w:rsidRPr="00C76600">
        <w:t xml:space="preserve">, individual trees are detected using LiDAR data.  </w:t>
      </w:r>
    </w:p>
    <w:p w14:paraId="29436D3D" w14:textId="319C134B" w:rsidR="007B07EA" w:rsidRDefault="00C76600" w:rsidP="00E00F24">
      <w:pPr>
        <w:ind w:firstLine="0"/>
      </w:pPr>
      <w:r w:rsidRPr="00C76600">
        <w:t>Then, detected trees are classified by their hyperspectral</w:t>
      </w:r>
      <w:r>
        <w:t xml:space="preserve"> </w:t>
      </w:r>
      <w:r w:rsidRPr="00C76600">
        <w:t xml:space="preserve">properties using machine learning classifiers.  </w:t>
      </w:r>
      <w:ins w:id="113" w:author="Windows User" w:date="2019-10-02T14:57:00Z">
        <w:r w:rsidR="00621C85">
          <w:t>With the aim</w:t>
        </w:r>
      </w:ins>
      <w:ins w:id="114" w:author="Windows User" w:date="2019-09-27T08:39:00Z">
        <w:r w:rsidR="00341CF0">
          <w:t xml:space="preserve"> to compare results of airborne technologies with technical characteristics of cheaper and more scalable one, the same experiment was performed using space-borne technology, in this case, using a </w:t>
        </w:r>
      </w:ins>
      <w:ins w:id="115" w:author="Windows User" w:date="2019-09-27T08:41:00Z">
        <w:r w:rsidR="00341CF0">
          <w:t>sub metric</w:t>
        </w:r>
      </w:ins>
      <w:ins w:id="116" w:author="Windows User" w:date="2019-09-27T08:39:00Z">
        <w:r w:rsidR="00341CF0">
          <w:t xml:space="preserve"> multispectral sensor. </w:t>
        </w:r>
      </w:ins>
      <w:r w:rsidRPr="00C76600">
        <w:t>Section 2 surveys methods and algorithms used for trees detection</w:t>
      </w:r>
      <w:r>
        <w:t xml:space="preserve"> </w:t>
      </w:r>
      <w:r w:rsidRPr="00C76600">
        <w:t xml:space="preserve">and classification in </w:t>
      </w:r>
      <w:r w:rsidRPr="00C76600">
        <w:t>this project as well as an expedition for collection of LiDAR, hyperspectral and reference</w:t>
      </w:r>
      <w:r>
        <w:t xml:space="preserve"> trees data together with instruments </w:t>
      </w:r>
      <w:r w:rsidRPr="00C76600">
        <w:t xml:space="preserve">characteristics </w:t>
      </w:r>
      <w:del w:id="117" w:author="Windows User" w:date="2019-09-27T11:54:00Z">
        <w:r w:rsidRPr="00C76600" w:rsidDel="001A5819">
          <w:delText xml:space="preserve"> </w:delText>
        </w:r>
      </w:del>
      <w:r w:rsidRPr="00C76600">
        <w:t>and  data  pre-pro</w:t>
      </w:r>
      <w:r>
        <w:t xml:space="preserve">cessing  procedures.   Section 3 </w:t>
      </w:r>
      <w:r w:rsidRPr="00C76600">
        <w:t>contains</w:t>
      </w:r>
      <w:r>
        <w:t xml:space="preserve"> </w:t>
      </w:r>
      <w:r w:rsidRPr="00C76600">
        <w:t>results of the experiments done in this project and description of evaluation schemes and performance metrics.</w:t>
      </w:r>
      <w:r>
        <w:t xml:space="preserve"> </w:t>
      </w:r>
      <w:r w:rsidRPr="00C76600">
        <w:t>Sections 4 and 5 are devoted to discussion of the results and conclusions accordingly</w:t>
      </w:r>
      <w:r>
        <w:t>.</w:t>
      </w:r>
    </w:p>
    <w:p w14:paraId="1AC2846B" w14:textId="425DC7C7" w:rsidR="00C76600" w:rsidRPr="00537E19" w:rsidDel="00621C85" w:rsidRDefault="00C76600" w:rsidP="00E00F24">
      <w:pPr>
        <w:ind w:firstLine="0"/>
        <w:rPr>
          <w:del w:id="118" w:author="Windows User" w:date="2019-10-02T14:59:00Z"/>
        </w:rPr>
      </w:pPr>
    </w:p>
    <w:p w14:paraId="335ECCBF" w14:textId="1955DA58" w:rsidR="007B07EA" w:rsidRPr="00DF6A43" w:rsidDel="00621C85" w:rsidRDefault="00DF6A43" w:rsidP="00332410">
      <w:pPr>
        <w:pStyle w:val="IACSubheading"/>
        <w:rPr>
          <w:del w:id="119" w:author="Windows User" w:date="2019-10-02T14:59:00Z"/>
          <w:i/>
          <w:u w:val="none"/>
        </w:rPr>
      </w:pPr>
      <w:del w:id="120" w:author="Windows User" w:date="2019-10-02T14:59:00Z">
        <w:r w:rsidRPr="00DF6A43" w:rsidDel="00621C85">
          <w:rPr>
            <w:rFonts w:hint="eastAsia"/>
            <w:i/>
            <w:u w:val="none"/>
            <w:lang w:eastAsia="zh-TW"/>
          </w:rPr>
          <w:delText xml:space="preserve">1.1 </w:delText>
        </w:r>
        <w:r w:rsidR="007B07EA" w:rsidRPr="00DF6A43" w:rsidDel="00621C85">
          <w:rPr>
            <w:i/>
            <w:u w:val="none"/>
          </w:rPr>
          <w:delText>Sub</w:delText>
        </w:r>
        <w:r w:rsidR="00E00F24" w:rsidDel="00621C85">
          <w:rPr>
            <w:rFonts w:hint="eastAsia"/>
            <w:i/>
            <w:u w:val="none"/>
            <w:lang w:eastAsia="zh-TW"/>
          </w:rPr>
          <w:delText xml:space="preserve">section </w:delText>
        </w:r>
        <w:r w:rsidR="007B07EA" w:rsidRPr="00DF6A43" w:rsidDel="00621C85">
          <w:rPr>
            <w:i/>
            <w:u w:val="none"/>
          </w:rPr>
          <w:delText>headings</w:delText>
        </w:r>
      </w:del>
    </w:p>
    <w:p w14:paraId="56E186FD" w14:textId="0BBBC976" w:rsidR="007B07EA" w:rsidRPr="00537E19" w:rsidDel="00621C85" w:rsidRDefault="007B07EA" w:rsidP="00332410">
      <w:pPr>
        <w:rPr>
          <w:del w:id="121" w:author="Windows User" w:date="2019-10-02T14:59:00Z"/>
        </w:rPr>
      </w:pPr>
      <w:del w:id="122" w:author="Windows User" w:date="2019-10-02T14:59:00Z">
        <w:r w:rsidRPr="00537E19" w:rsidDel="00621C85">
          <w:delText>Sub</w:delText>
        </w:r>
        <w:r w:rsidR="00E00F24" w:rsidDel="00621C85">
          <w:rPr>
            <w:rFonts w:hint="eastAsia"/>
            <w:lang w:eastAsia="zh-TW"/>
          </w:rPr>
          <w:delText xml:space="preserve">section </w:delText>
        </w:r>
        <w:r w:rsidRPr="00537E19" w:rsidDel="00621C85">
          <w:delText xml:space="preserve">headings are </w:delText>
        </w:r>
        <w:r w:rsidR="00E00F24" w:rsidDel="00621C85">
          <w:rPr>
            <w:rFonts w:hint="eastAsia"/>
            <w:lang w:eastAsia="zh-TW"/>
          </w:rPr>
          <w:delText xml:space="preserve">in </w:delText>
        </w:r>
        <w:r w:rsidR="00E00F24" w:rsidRPr="00E00F24" w:rsidDel="00621C85">
          <w:rPr>
            <w:rFonts w:hint="eastAsia"/>
            <w:i/>
            <w:lang w:eastAsia="zh-TW"/>
          </w:rPr>
          <w:delText>italics</w:delText>
        </w:r>
        <w:r w:rsidRPr="00537E19" w:rsidDel="00621C85">
          <w:delText xml:space="preserve"> and placed flush on the left </w:delText>
        </w:r>
        <w:r w:rsidR="00845F64" w:rsidDel="00621C85">
          <w:delText>h</w:delText>
        </w:r>
        <w:r w:rsidRPr="00537E19" w:rsidDel="00621C85">
          <w:delText>and margin of the column.</w:delText>
        </w:r>
      </w:del>
    </w:p>
    <w:p w14:paraId="25047C51" w14:textId="3E2C6DDD" w:rsidR="007B07EA" w:rsidRPr="00537E19" w:rsidDel="00621C85" w:rsidRDefault="007B07EA" w:rsidP="00E00F24">
      <w:pPr>
        <w:ind w:firstLine="0"/>
        <w:rPr>
          <w:del w:id="123" w:author="Windows User" w:date="2019-10-02T14:59:00Z"/>
        </w:rPr>
      </w:pPr>
    </w:p>
    <w:p w14:paraId="3821F230" w14:textId="57D246A5" w:rsidR="007B07EA" w:rsidRPr="00E00F24" w:rsidDel="00621C85" w:rsidRDefault="00E00F24" w:rsidP="00E00F24">
      <w:pPr>
        <w:pStyle w:val="IACSub-subheading"/>
        <w:ind w:firstLine="0"/>
        <w:rPr>
          <w:del w:id="124" w:author="Windows User" w:date="2019-10-02T14:59:00Z"/>
          <w:i/>
          <w:u w:val="none"/>
        </w:rPr>
      </w:pPr>
      <w:del w:id="125" w:author="Windows User" w:date="2019-10-02T14:59:00Z">
        <w:r w:rsidDel="00621C85">
          <w:rPr>
            <w:rFonts w:hint="eastAsia"/>
            <w:i/>
            <w:u w:val="none"/>
            <w:lang w:eastAsia="zh-TW"/>
          </w:rPr>
          <w:delText xml:space="preserve">1.1.1 </w:delText>
        </w:r>
        <w:r w:rsidR="007B07EA" w:rsidRPr="00E00F24" w:rsidDel="00621C85">
          <w:rPr>
            <w:i/>
            <w:u w:val="none"/>
          </w:rPr>
          <w:delText>Sub-sub</w:delText>
        </w:r>
        <w:r w:rsidRPr="00E00F24" w:rsidDel="00621C85">
          <w:rPr>
            <w:rFonts w:hint="eastAsia"/>
            <w:i/>
            <w:u w:val="none"/>
            <w:lang w:eastAsia="zh-TW"/>
          </w:rPr>
          <w:delText xml:space="preserve">section </w:delText>
        </w:r>
        <w:r w:rsidR="007B07EA" w:rsidRPr="00E00F24" w:rsidDel="00621C85">
          <w:rPr>
            <w:i/>
            <w:u w:val="none"/>
          </w:rPr>
          <w:delText>headings</w:delText>
        </w:r>
      </w:del>
    </w:p>
    <w:p w14:paraId="0954EF36" w14:textId="70344CCF" w:rsidR="007B07EA" w:rsidRPr="00537E19" w:rsidDel="00621C85" w:rsidRDefault="007B07EA" w:rsidP="00332410">
      <w:pPr>
        <w:rPr>
          <w:del w:id="126" w:author="Windows User" w:date="2019-10-02T14:59:00Z"/>
          <w:lang w:eastAsia="zh-TW"/>
        </w:rPr>
      </w:pPr>
      <w:del w:id="127" w:author="Windows User" w:date="2019-10-02T14:59:00Z">
        <w:r w:rsidRPr="00537E19" w:rsidDel="00621C85">
          <w:delText>Sub-sub</w:delText>
        </w:r>
        <w:r w:rsidR="00E00F24" w:rsidDel="00621C85">
          <w:rPr>
            <w:rFonts w:hint="eastAsia"/>
            <w:lang w:eastAsia="zh-TW"/>
          </w:rPr>
          <w:delText xml:space="preserve">section </w:delText>
        </w:r>
        <w:r w:rsidRPr="00537E19" w:rsidDel="00621C85">
          <w:delText xml:space="preserve">headings are </w:delText>
        </w:r>
        <w:r w:rsidR="00E00F24" w:rsidDel="00621C85">
          <w:rPr>
            <w:rFonts w:hint="eastAsia"/>
            <w:lang w:eastAsia="zh-TW"/>
          </w:rPr>
          <w:delText xml:space="preserve">in </w:delText>
        </w:r>
        <w:r w:rsidR="00E00F24" w:rsidRPr="00E00F24" w:rsidDel="00621C85">
          <w:rPr>
            <w:rFonts w:hint="eastAsia"/>
            <w:i/>
            <w:lang w:eastAsia="zh-TW"/>
          </w:rPr>
          <w:delText>italics</w:delText>
        </w:r>
        <w:r w:rsidR="00E00F24" w:rsidRPr="00537E19" w:rsidDel="00621C85">
          <w:delText xml:space="preserve"> and placed flush on the left </w:delText>
        </w:r>
        <w:r w:rsidR="00E00F24" w:rsidDel="00621C85">
          <w:delText>h</w:delText>
        </w:r>
        <w:r w:rsidR="00E00F24" w:rsidRPr="00537E19" w:rsidDel="00621C85">
          <w:delText>and margin of the column</w:delText>
        </w:r>
        <w:r w:rsidR="00E00F24" w:rsidDel="00621C85">
          <w:rPr>
            <w:rFonts w:hint="eastAsia"/>
            <w:lang w:eastAsia="zh-TW"/>
          </w:rPr>
          <w:delText>.</w:delText>
        </w:r>
      </w:del>
    </w:p>
    <w:p w14:paraId="1A69A0F1" w14:textId="77777777" w:rsidR="007B07EA" w:rsidRPr="00537E19" w:rsidRDefault="007B07EA" w:rsidP="00E00F24">
      <w:pPr>
        <w:ind w:firstLine="0"/>
        <w:jc w:val="left"/>
      </w:pPr>
    </w:p>
    <w:p w14:paraId="61500B79" w14:textId="284F4105" w:rsidR="00802498" w:rsidRPr="006A2AE4" w:rsidRDefault="00802498">
      <w:pPr>
        <w:pStyle w:val="afb"/>
        <w:numPr>
          <w:ilvl w:val="0"/>
          <w:numId w:val="4"/>
        </w:numPr>
        <w:jc w:val="left"/>
        <w:rPr>
          <w:rStyle w:val="apple-converted-space"/>
          <w:b/>
          <w:i/>
          <w:lang w:eastAsia="zh-TW"/>
        </w:rPr>
        <w:pPrChange w:id="128" w:author="Windows User" w:date="2019-10-01T17:57:00Z">
          <w:pPr>
            <w:ind w:firstLine="0"/>
            <w:jc w:val="left"/>
          </w:pPr>
        </w:pPrChange>
      </w:pPr>
      <w:del w:id="129" w:author="Windows User" w:date="2019-10-01T17:57:00Z">
        <w:r w:rsidRPr="006A2AE4" w:rsidDel="006A2AE4">
          <w:rPr>
            <w:rStyle w:val="af1"/>
            <w:b/>
            <w:bCs/>
            <w:i w:val="0"/>
            <w:lang w:eastAsia="zh-TW"/>
          </w:rPr>
          <w:delText xml:space="preserve">2. </w:delText>
        </w:r>
      </w:del>
      <w:del w:id="130" w:author="Windows User" w:date="2019-09-27T08:54:00Z">
        <w:r w:rsidRPr="006A2AE4" w:rsidDel="00B63977">
          <w:rPr>
            <w:rStyle w:val="af1"/>
            <w:b/>
            <w:bCs/>
            <w:i w:val="0"/>
          </w:rPr>
          <w:delText>Material and methods</w:delText>
        </w:r>
        <w:r w:rsidRPr="006A2AE4" w:rsidDel="00B63977">
          <w:rPr>
            <w:rStyle w:val="apple-converted-space"/>
            <w:b/>
            <w:i/>
          </w:rPr>
          <w:delText> </w:delText>
        </w:r>
      </w:del>
      <w:ins w:id="131" w:author="Windows User" w:date="2019-09-27T08:54:00Z">
        <w:r w:rsidR="00B63977" w:rsidRPr="006A2AE4">
          <w:rPr>
            <w:rStyle w:val="af1"/>
            <w:b/>
            <w:bCs/>
            <w:i w:val="0"/>
          </w:rPr>
          <w:t>Data and Methodology</w:t>
        </w:r>
      </w:ins>
    </w:p>
    <w:p w14:paraId="56D51D90" w14:textId="77777777" w:rsidR="000B55D5" w:rsidRDefault="00B63977">
      <w:pPr>
        <w:ind w:firstLine="0"/>
        <w:jc w:val="left"/>
        <w:rPr>
          <w:ins w:id="132" w:author="Windows User" w:date="2019-09-27T09:28:00Z"/>
        </w:rPr>
      </w:pPr>
      <w:ins w:id="133" w:author="Windows User" w:date="2019-09-27T08:54:00Z">
        <w:r>
          <w:tab/>
        </w:r>
      </w:ins>
    </w:p>
    <w:p w14:paraId="48DBF9C6" w14:textId="5E3396EA" w:rsidR="00B63977" w:rsidRDefault="00621C85">
      <w:pPr>
        <w:ind w:firstLine="0"/>
        <w:jc w:val="left"/>
        <w:rPr>
          <w:ins w:id="134" w:author="Windows User" w:date="2019-09-27T09:00:00Z"/>
        </w:rPr>
      </w:pPr>
      <w:ins w:id="135" w:author="Windows User" w:date="2019-10-02T14:59:00Z">
        <w:r>
          <w:t>At the beginning, a</w:t>
        </w:r>
      </w:ins>
      <w:ins w:id="136" w:author="Windows User" w:date="2019-09-27T08:54:00Z">
        <w:r w:rsidR="00B63977">
          <w:t xml:space="preserve"> special expedition to Arkhangelsk region (northern Russia) was performed in August 2018 for data collection purposes. Experimental area belongs to Krasnoborsky district forestry division</w:t>
        </w:r>
      </w:ins>
      <w:ins w:id="137" w:author="Windows User" w:date="2019-09-27T09:28:00Z">
        <w:r w:rsidR="000B55D5">
          <w:t xml:space="preserve"> (</w:t>
        </w:r>
      </w:ins>
      <w:ins w:id="138" w:author="Windows User" w:date="2019-09-27T09:09:00Z">
        <w:r w:rsidR="00BF30BF">
          <w:fldChar w:fldCharType="begin"/>
        </w:r>
        <w:r w:rsidR="00BF30BF">
          <w:instrText xml:space="preserve"> REF _Ref20467761 \h </w:instrText>
        </w:r>
      </w:ins>
      <w:r w:rsidR="00BF30BF">
        <w:fldChar w:fldCharType="separate"/>
      </w:r>
      <w:ins w:id="139" w:author="Windows User" w:date="2019-10-02T17:28:00Z">
        <w:r w:rsidR="00F51980">
          <w:t xml:space="preserve">Figure </w:t>
        </w:r>
        <w:r w:rsidR="00F51980">
          <w:rPr>
            <w:noProof/>
          </w:rPr>
          <w:t>1</w:t>
        </w:r>
      </w:ins>
      <w:ins w:id="140" w:author="Windows User" w:date="2019-09-27T09:09:00Z">
        <w:r w:rsidR="00BF30BF">
          <w:fldChar w:fldCharType="end"/>
        </w:r>
      </w:ins>
      <w:ins w:id="141" w:author="Windows User" w:date="2019-09-27T09:29:00Z">
        <w:r w:rsidR="000B55D5">
          <w:t>)</w:t>
        </w:r>
      </w:ins>
      <w:ins w:id="142" w:author="Windows User" w:date="2019-09-27T09:09:00Z">
        <w:r w:rsidR="00BF30BF">
          <w:t>.</w:t>
        </w:r>
      </w:ins>
    </w:p>
    <w:p w14:paraId="3A0A0050" w14:textId="0A506313" w:rsidR="00BF30BF" w:rsidRDefault="00666699">
      <w:pPr>
        <w:keepNext/>
        <w:ind w:firstLine="0"/>
        <w:jc w:val="left"/>
        <w:rPr>
          <w:ins w:id="143" w:author="Windows User" w:date="2019-09-27T09:05:00Z"/>
        </w:rPr>
        <w:pPrChange w:id="144" w:author="Windows User" w:date="2019-09-27T09:05:00Z">
          <w:pPr>
            <w:ind w:firstLine="0"/>
            <w:jc w:val="left"/>
          </w:pPr>
        </w:pPrChange>
      </w:pPr>
      <w:ins w:id="145" w:author="Windows User" w:date="2019-09-27T09:00:00Z">
        <w:r w:rsidRPr="00B63977">
          <w:rPr>
            <w:noProof/>
            <w:lang w:val="en-US"/>
          </w:rPr>
          <w:drawing>
            <wp:inline distT="0" distB="0" distL="0" distR="0" wp14:anchorId="5807C7E2" wp14:editId="7722BA42">
              <wp:extent cx="2879725" cy="210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725" cy="2101850"/>
                      </a:xfrm>
                      <a:prstGeom prst="rect">
                        <a:avLst/>
                      </a:prstGeom>
                      <a:noFill/>
                      <a:ln>
                        <a:noFill/>
                      </a:ln>
                    </pic:spPr>
                  </pic:pic>
                </a:graphicData>
              </a:graphic>
            </wp:inline>
          </w:drawing>
        </w:r>
      </w:ins>
    </w:p>
    <w:p w14:paraId="2CBADFAB" w14:textId="175EB6F5" w:rsidR="00B63977" w:rsidRDefault="00BF30BF">
      <w:pPr>
        <w:pStyle w:val="af8"/>
        <w:jc w:val="center"/>
        <w:rPr>
          <w:ins w:id="146" w:author="Windows User" w:date="2019-09-27T09:09:00Z"/>
        </w:rPr>
        <w:pPrChange w:id="147" w:author="Windows User" w:date="2019-10-02T14:59:00Z">
          <w:pPr>
            <w:ind w:firstLine="0"/>
            <w:jc w:val="left"/>
          </w:pPr>
        </w:pPrChange>
      </w:pPr>
      <w:bookmarkStart w:id="148" w:name="_Ref20467761"/>
      <w:ins w:id="149" w:author="Windows User" w:date="2019-09-27T09:05:00Z">
        <w:r>
          <w:t xml:space="preserve">Figure </w:t>
        </w:r>
        <w:r>
          <w:fldChar w:fldCharType="begin"/>
        </w:r>
        <w:r>
          <w:instrText xml:space="preserve"> SEQ Figure \* ARABIC </w:instrText>
        </w:r>
      </w:ins>
      <w:r>
        <w:fldChar w:fldCharType="separate"/>
      </w:r>
      <w:ins w:id="150" w:author="Windows User" w:date="2019-10-02T17:28:00Z">
        <w:r w:rsidR="00F51980">
          <w:rPr>
            <w:noProof/>
          </w:rPr>
          <w:t>1</w:t>
        </w:r>
      </w:ins>
      <w:ins w:id="151" w:author="Windows User" w:date="2019-09-27T09:05:00Z">
        <w:r>
          <w:fldChar w:fldCharType="end"/>
        </w:r>
        <w:bookmarkEnd w:id="148"/>
        <w:r>
          <w:t xml:space="preserve">. Geographic </w:t>
        </w:r>
        <w:r w:rsidR="00A567D8">
          <w:t>location</w:t>
        </w:r>
        <w:r w:rsidRPr="00EE42ED">
          <w:t xml:space="preserve"> </w:t>
        </w:r>
      </w:ins>
      <w:ins w:id="152" w:author="Windows User" w:date="2019-09-27T16:20:00Z">
        <w:r w:rsidR="00EB78F5" w:rsidRPr="00EE42ED">
          <w:t>of Arkhangelsk region</w:t>
        </w:r>
      </w:ins>
      <w:ins w:id="153" w:author="Windows User" w:date="2019-10-02T15:00:00Z">
        <w:r w:rsidR="00621C85">
          <w:t>, Russia</w:t>
        </w:r>
      </w:ins>
      <w:ins w:id="154" w:author="Windows User" w:date="2019-09-27T16:20:00Z">
        <w:r w:rsidR="00EB78F5" w:rsidRPr="00EE42ED">
          <w:t xml:space="preserve"> with the highlighted area (red rectangle</w:t>
        </w:r>
        <w:r w:rsidR="00EB78F5">
          <w:t>) corresponding to Krasnoborsky</w:t>
        </w:r>
      </w:ins>
      <w:ins w:id="155" w:author="Windows User" w:date="2019-09-27T09:05:00Z">
        <w:r w:rsidRPr="00EE42ED">
          <w:t xml:space="preserve"> district at 61◦28′N 45◦34′E</w:t>
        </w:r>
      </w:ins>
    </w:p>
    <w:p w14:paraId="18237E76" w14:textId="77777777" w:rsidR="00BF30BF" w:rsidRPr="00BF30BF" w:rsidRDefault="00BF30BF">
      <w:pPr>
        <w:rPr>
          <w:ins w:id="156" w:author="Windows User" w:date="2019-09-27T09:00:00Z"/>
        </w:rPr>
        <w:pPrChange w:id="157" w:author="Windows User" w:date="2019-09-27T09:09:00Z">
          <w:pPr>
            <w:ind w:firstLine="0"/>
            <w:jc w:val="left"/>
          </w:pPr>
        </w:pPrChange>
      </w:pPr>
    </w:p>
    <w:p w14:paraId="24B73874" w14:textId="6125F14F" w:rsidR="00820BEF" w:rsidRDefault="00B63977">
      <w:pPr>
        <w:ind w:firstLine="0"/>
        <w:rPr>
          <w:ins w:id="158" w:author="Windows User" w:date="2019-10-02T15:01:00Z"/>
        </w:rPr>
        <w:pPrChange w:id="159" w:author="Windows User" w:date="2019-09-27T09:29:00Z">
          <w:pPr>
            <w:ind w:firstLine="0"/>
            <w:jc w:val="left"/>
          </w:pPr>
        </w:pPrChange>
      </w:pPr>
      <w:ins w:id="160" w:author="Windows User" w:date="2019-09-27T08:54:00Z">
        <w:r>
          <w:t>This territory is covered by plain cultivated boreal forests. Four test polygons with a size of 150 m by 200 m each were selected f</w:t>
        </w:r>
        <w:r w:rsidR="00621C85">
          <w:t>or experimental data collection (</w:t>
        </w:r>
      </w:ins>
      <w:ins w:id="161" w:author="Windows User" w:date="2019-10-02T15:01:00Z">
        <w:r w:rsidR="00621C85">
          <w:t>F</w:t>
        </w:r>
      </w:ins>
      <w:ins w:id="162" w:author="Windows User" w:date="2019-09-27T08:54:00Z">
        <w:r w:rsidR="00621C85">
          <w:t>igure 2).</w:t>
        </w:r>
        <w:r>
          <w:t xml:space="preserve"> </w:t>
        </w:r>
      </w:ins>
    </w:p>
    <w:p w14:paraId="07A757B1" w14:textId="28DB247B" w:rsidR="00621C85" w:rsidRDefault="00621C85">
      <w:pPr>
        <w:ind w:firstLine="0"/>
        <w:rPr>
          <w:ins w:id="163" w:author="Windows User" w:date="2019-10-02T15:01:00Z"/>
        </w:rPr>
        <w:pPrChange w:id="164" w:author="Windows User" w:date="2019-09-27T09:29:00Z">
          <w:pPr>
            <w:ind w:firstLine="0"/>
            <w:jc w:val="left"/>
          </w:pPr>
        </w:pPrChange>
      </w:pPr>
    </w:p>
    <w:p w14:paraId="40C335B6" w14:textId="260727A5" w:rsidR="00621C85" w:rsidRDefault="00621C85" w:rsidP="00621C85">
      <w:pPr>
        <w:ind w:firstLine="0"/>
        <w:rPr>
          <w:ins w:id="165" w:author="Windows User" w:date="2019-10-02T15:01:00Z"/>
        </w:rPr>
      </w:pPr>
      <w:ins w:id="166" w:author="Windows User" w:date="2019-10-02T15:01:00Z">
        <w:r>
          <w:t>Detailed descriptions of the data collection procedures, instruments characteristics, as well as pre-processing steps for LiDAR, airborne hyperspectral, spaceborne multispectral, and reference trees data are given in Sections</w:t>
        </w:r>
      </w:ins>
      <w:ins w:id="167" w:author="Windows User" w:date="2019-10-02T15:03:00Z">
        <w:r>
          <w:t xml:space="preserve"> </w:t>
        </w:r>
        <w:r>
          <w:fldChar w:fldCharType="begin"/>
        </w:r>
        <w:r>
          <w:instrText xml:space="preserve"> REF _Ref20921015 \w \h </w:instrText>
        </w:r>
      </w:ins>
      <w:r>
        <w:fldChar w:fldCharType="separate"/>
      </w:r>
      <w:ins w:id="168" w:author="Windows User" w:date="2019-10-02T17:28:00Z">
        <w:r w:rsidR="00F51980">
          <w:t>2.1</w:t>
        </w:r>
      </w:ins>
      <w:ins w:id="169" w:author="Windows User" w:date="2019-10-02T15:03:00Z">
        <w:r>
          <w:fldChar w:fldCharType="end"/>
        </w:r>
      </w:ins>
      <w:ins w:id="170" w:author="Windows User" w:date="2019-10-02T15:01:00Z">
        <w:r>
          <w:t>,</w:t>
        </w:r>
      </w:ins>
      <w:ins w:id="171" w:author="Windows User" w:date="2019-10-02T15:03:00Z">
        <w:r>
          <w:t xml:space="preserve"> </w:t>
        </w:r>
        <w:r>
          <w:fldChar w:fldCharType="begin"/>
        </w:r>
        <w:r>
          <w:instrText xml:space="preserve"> REF _Ref20921032 \w \h </w:instrText>
        </w:r>
      </w:ins>
      <w:r>
        <w:fldChar w:fldCharType="separate"/>
      </w:r>
      <w:ins w:id="172" w:author="Windows User" w:date="2019-10-02T17:28:00Z">
        <w:r w:rsidR="00F51980">
          <w:t>2.2</w:t>
        </w:r>
      </w:ins>
      <w:ins w:id="173" w:author="Windows User" w:date="2019-10-02T15:03:00Z">
        <w:r>
          <w:fldChar w:fldCharType="end"/>
        </w:r>
      </w:ins>
      <w:ins w:id="174" w:author="Windows User" w:date="2019-10-02T15:01:00Z">
        <w:r>
          <w:t xml:space="preserve">, </w:t>
        </w:r>
      </w:ins>
      <w:ins w:id="175" w:author="Windows User" w:date="2019-10-02T15:03:00Z">
        <w:r>
          <w:fldChar w:fldCharType="begin"/>
        </w:r>
        <w:r>
          <w:instrText xml:space="preserve"> REF _Ref20921049 \w \h </w:instrText>
        </w:r>
      </w:ins>
      <w:r>
        <w:fldChar w:fldCharType="separate"/>
      </w:r>
      <w:ins w:id="176" w:author="Windows User" w:date="2019-10-02T17:28:00Z">
        <w:r w:rsidR="00F51980">
          <w:t>2.3</w:t>
        </w:r>
      </w:ins>
      <w:ins w:id="177" w:author="Windows User" w:date="2019-10-02T15:03:00Z">
        <w:r>
          <w:fldChar w:fldCharType="end"/>
        </w:r>
      </w:ins>
      <w:ins w:id="178" w:author="Windows User" w:date="2019-10-02T15:04:00Z">
        <w:r>
          <w:t xml:space="preserve">, and </w:t>
        </w:r>
        <w:r>
          <w:fldChar w:fldCharType="begin"/>
        </w:r>
        <w:r>
          <w:instrText xml:space="preserve"> REF _Ref20921063 \w \h </w:instrText>
        </w:r>
      </w:ins>
      <w:r>
        <w:fldChar w:fldCharType="separate"/>
      </w:r>
      <w:ins w:id="179" w:author="Windows User" w:date="2019-10-02T17:28:00Z">
        <w:r w:rsidR="00F51980">
          <w:t>2.4</w:t>
        </w:r>
      </w:ins>
      <w:ins w:id="180" w:author="Windows User" w:date="2019-10-02T15:04:00Z">
        <w:r>
          <w:fldChar w:fldCharType="end"/>
        </w:r>
      </w:ins>
      <w:ins w:id="181" w:author="Windows User" w:date="2019-10-02T15:01:00Z">
        <w:r>
          <w:t xml:space="preserve"> respectively. Individual Tree Crowns (ITCs) detection strategy is described in Section</w:t>
        </w:r>
      </w:ins>
      <w:ins w:id="182" w:author="Windows User" w:date="2019-10-02T15:06:00Z">
        <w:r w:rsidR="00526778">
          <w:t xml:space="preserve"> </w:t>
        </w:r>
        <w:r w:rsidR="00526778">
          <w:fldChar w:fldCharType="begin"/>
        </w:r>
        <w:r w:rsidR="00526778">
          <w:instrText xml:space="preserve"> REF _Ref20921218 \w \h </w:instrText>
        </w:r>
      </w:ins>
      <w:r w:rsidR="00526778">
        <w:fldChar w:fldCharType="separate"/>
      </w:r>
      <w:ins w:id="183" w:author="Windows User" w:date="2019-10-02T17:28:00Z">
        <w:r w:rsidR="00F51980">
          <w:t>2.5</w:t>
        </w:r>
      </w:ins>
      <w:ins w:id="184" w:author="Windows User" w:date="2019-10-02T15:06:00Z">
        <w:r w:rsidR="00526778">
          <w:fldChar w:fldCharType="end"/>
        </w:r>
        <w:r w:rsidR="00526778">
          <w:t>.</w:t>
        </w:r>
      </w:ins>
      <w:ins w:id="185" w:author="Windows User" w:date="2019-10-02T15:01:00Z">
        <w:r>
          <w:t xml:space="preserve"> Section</w:t>
        </w:r>
      </w:ins>
      <w:ins w:id="186" w:author="Windows User" w:date="2019-10-02T15:06:00Z">
        <w:r w:rsidR="00526778">
          <w:t xml:space="preserve"> </w:t>
        </w:r>
      </w:ins>
      <w:ins w:id="187" w:author="Windows User" w:date="2019-10-02T15:07:00Z">
        <w:r w:rsidR="00526778">
          <w:fldChar w:fldCharType="begin"/>
        </w:r>
        <w:r w:rsidR="00526778">
          <w:instrText xml:space="preserve"> REF _Ref20921241 \w \h </w:instrText>
        </w:r>
      </w:ins>
      <w:r w:rsidR="00526778">
        <w:fldChar w:fldCharType="separate"/>
      </w:r>
      <w:ins w:id="188" w:author="Windows User" w:date="2019-10-02T17:28:00Z">
        <w:r w:rsidR="00F51980">
          <w:t>2.6</w:t>
        </w:r>
      </w:ins>
      <w:ins w:id="189" w:author="Windows User" w:date="2019-10-02T15:07:00Z">
        <w:r w:rsidR="00526778">
          <w:fldChar w:fldCharType="end"/>
        </w:r>
      </w:ins>
      <w:ins w:id="190" w:author="Windows User" w:date="2019-10-02T15:01:00Z">
        <w:r>
          <w:t xml:space="preserve"> is devoted to tree species classification procedure. </w:t>
        </w:r>
      </w:ins>
    </w:p>
    <w:p w14:paraId="7A133E5C" w14:textId="77777777" w:rsidR="00621C85" w:rsidRDefault="00621C85">
      <w:pPr>
        <w:ind w:firstLine="0"/>
        <w:rPr>
          <w:ins w:id="191" w:author="Windows User" w:date="2019-09-27T16:12:00Z"/>
        </w:rPr>
        <w:pPrChange w:id="192" w:author="Windows User" w:date="2019-09-27T09:29:00Z">
          <w:pPr>
            <w:ind w:firstLine="0"/>
            <w:jc w:val="left"/>
          </w:pPr>
        </w:pPrChange>
      </w:pPr>
    </w:p>
    <w:p w14:paraId="23FD8DD6" w14:textId="77777777" w:rsidR="00820BEF" w:rsidRDefault="00820BEF">
      <w:pPr>
        <w:ind w:firstLine="0"/>
        <w:rPr>
          <w:ins w:id="193" w:author="Windows User" w:date="2019-09-27T16:13:00Z"/>
        </w:rPr>
        <w:pPrChange w:id="194" w:author="Windows User" w:date="2019-09-27T09:29:00Z">
          <w:pPr>
            <w:ind w:firstLine="0"/>
            <w:jc w:val="left"/>
          </w:pPr>
        </w:pPrChange>
      </w:pPr>
    </w:p>
    <w:p w14:paraId="51372076" w14:textId="69CBC3DF" w:rsidR="00820BEF" w:rsidRDefault="00666699">
      <w:pPr>
        <w:keepNext/>
        <w:ind w:firstLine="0"/>
        <w:rPr>
          <w:ins w:id="195" w:author="Windows User" w:date="2019-09-27T16:15:00Z"/>
        </w:rPr>
        <w:pPrChange w:id="196" w:author="Windows User" w:date="2019-09-27T16:15:00Z">
          <w:pPr>
            <w:ind w:firstLine="0"/>
          </w:pPr>
        </w:pPrChange>
      </w:pPr>
      <w:ins w:id="197" w:author="Windows User" w:date="2019-09-27T16:13:00Z">
        <w:r w:rsidRPr="00820BEF">
          <w:rPr>
            <w:noProof/>
            <w:lang w:val="en-US"/>
          </w:rPr>
          <w:lastRenderedPageBreak/>
          <w:drawing>
            <wp:inline distT="0" distB="0" distL="0" distR="0" wp14:anchorId="3D8C0FAE" wp14:editId="01F9DE24">
              <wp:extent cx="2879725" cy="2054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725" cy="2054225"/>
                      </a:xfrm>
                      <a:prstGeom prst="rect">
                        <a:avLst/>
                      </a:prstGeom>
                      <a:noFill/>
                      <a:ln>
                        <a:noFill/>
                      </a:ln>
                    </pic:spPr>
                  </pic:pic>
                </a:graphicData>
              </a:graphic>
            </wp:inline>
          </w:drawing>
        </w:r>
      </w:ins>
    </w:p>
    <w:p w14:paraId="4AE520EA" w14:textId="6F4BD18F" w:rsidR="00B63977" w:rsidRDefault="00820BEF">
      <w:pPr>
        <w:pStyle w:val="af8"/>
        <w:rPr>
          <w:ins w:id="198" w:author="Windows User" w:date="2019-09-27T09:16:00Z"/>
        </w:rPr>
        <w:pPrChange w:id="199" w:author="Windows User" w:date="2019-09-27T16:17:00Z">
          <w:pPr>
            <w:ind w:firstLine="0"/>
            <w:jc w:val="left"/>
          </w:pPr>
        </w:pPrChange>
      </w:pPr>
      <w:bookmarkStart w:id="200" w:name="_Ref20494412"/>
      <w:ins w:id="201" w:author="Windows User" w:date="2019-09-27T16:15:00Z">
        <w:r>
          <w:t xml:space="preserve">Figure </w:t>
        </w:r>
        <w:r>
          <w:fldChar w:fldCharType="begin"/>
        </w:r>
        <w:r>
          <w:instrText xml:space="preserve"> SEQ Figure \* ARABIC </w:instrText>
        </w:r>
      </w:ins>
      <w:r>
        <w:fldChar w:fldCharType="separate"/>
      </w:r>
      <w:ins w:id="202" w:author="Windows User" w:date="2019-10-02T17:28:00Z">
        <w:r w:rsidR="00F51980">
          <w:rPr>
            <w:noProof/>
          </w:rPr>
          <w:t>2</w:t>
        </w:r>
      </w:ins>
      <w:ins w:id="203" w:author="Windows User" w:date="2019-09-27T16:15:00Z">
        <w:r>
          <w:fldChar w:fldCharType="end"/>
        </w:r>
        <w:bookmarkEnd w:id="200"/>
        <w:r>
          <w:t xml:space="preserve">. Location of the four experimental polygons, each of them with an area </w:t>
        </w:r>
        <w:r w:rsidRPr="001B1668">
          <w:t>0.03</w:t>
        </w:r>
        <w:r>
          <w:t xml:space="preserve"> Km2</w:t>
        </w:r>
      </w:ins>
    </w:p>
    <w:p w14:paraId="532C86E0" w14:textId="77777777" w:rsidR="00A567D8" w:rsidRPr="00A567D8" w:rsidRDefault="00A567D8">
      <w:pPr>
        <w:rPr>
          <w:ins w:id="204" w:author="Windows User" w:date="2019-09-27T08:54:00Z"/>
        </w:rPr>
        <w:pPrChange w:id="205" w:author="Windows User" w:date="2019-09-27T09:25:00Z">
          <w:pPr>
            <w:ind w:firstLine="0"/>
            <w:jc w:val="left"/>
          </w:pPr>
        </w:pPrChange>
      </w:pPr>
    </w:p>
    <w:p w14:paraId="06A2DA0D" w14:textId="77777777" w:rsidR="000B55D5" w:rsidRDefault="000B55D5" w:rsidP="00802498">
      <w:pPr>
        <w:ind w:firstLine="0"/>
        <w:rPr>
          <w:ins w:id="206" w:author="Windows User" w:date="2019-09-27T09:26:00Z"/>
        </w:rPr>
      </w:pPr>
    </w:p>
    <w:p w14:paraId="3093DF18" w14:textId="787F00B4" w:rsidR="000B55D5" w:rsidRDefault="000B55D5">
      <w:pPr>
        <w:pStyle w:val="IACSubheading"/>
        <w:numPr>
          <w:ilvl w:val="1"/>
          <w:numId w:val="4"/>
        </w:numPr>
        <w:rPr>
          <w:ins w:id="207" w:author="Windows User" w:date="2019-09-27T09:26:00Z"/>
          <w:i/>
          <w:u w:val="none"/>
        </w:rPr>
        <w:pPrChange w:id="208" w:author="Windows User" w:date="2019-10-02T15:02:00Z">
          <w:pPr>
            <w:pStyle w:val="IACSubheading"/>
          </w:pPr>
        </w:pPrChange>
      </w:pPr>
      <w:bookmarkStart w:id="209" w:name="_Ref20921015"/>
      <w:ins w:id="210" w:author="Windows User" w:date="2019-09-27T09:26:00Z">
        <w:r w:rsidRPr="000B55D5">
          <w:rPr>
            <w:i/>
            <w:u w:val="none"/>
          </w:rPr>
          <w:t>Airborne Laser Scanning</w:t>
        </w:r>
        <w:bookmarkEnd w:id="209"/>
      </w:ins>
    </w:p>
    <w:p w14:paraId="33E2624D" w14:textId="77777777" w:rsidR="000B55D5" w:rsidRDefault="000B55D5" w:rsidP="000B55D5">
      <w:pPr>
        <w:pStyle w:val="IACSubheading"/>
        <w:rPr>
          <w:ins w:id="211" w:author="Windows User" w:date="2019-09-27T09:26:00Z"/>
          <w:i/>
          <w:u w:val="none"/>
        </w:rPr>
      </w:pPr>
    </w:p>
    <w:p w14:paraId="0EE201DC" w14:textId="77777777" w:rsidR="000B55D5" w:rsidRPr="000B55D5" w:rsidRDefault="000B55D5">
      <w:pPr>
        <w:pStyle w:val="IACSubheading"/>
        <w:jc w:val="both"/>
        <w:rPr>
          <w:ins w:id="212" w:author="Windows User" w:date="2019-09-27T09:27:00Z"/>
          <w:u w:val="none"/>
          <w:rPrChange w:id="213" w:author="Windows User" w:date="2019-09-27T09:28:00Z">
            <w:rPr>
              <w:ins w:id="214" w:author="Windows User" w:date="2019-09-27T09:27:00Z"/>
            </w:rPr>
          </w:rPrChange>
        </w:rPr>
        <w:pPrChange w:id="215" w:author="Windows User" w:date="2019-09-27T09:28:00Z">
          <w:pPr>
            <w:pStyle w:val="IACSubheading"/>
          </w:pPr>
        </w:pPrChange>
      </w:pPr>
      <w:ins w:id="216" w:author="Windows User" w:date="2019-09-27T09:27:00Z">
        <w:r w:rsidRPr="000B55D5">
          <w:rPr>
            <w:u w:val="none"/>
            <w:rPrChange w:id="217" w:author="Windows User" w:date="2019-09-27T09:28:00Z">
              <w:rPr/>
            </w:rPrChange>
          </w:rPr>
          <w:t>Canopy Height Model (CHM) enables the analysis of trees height and crowns area. It is obtained by calculating the difference between the Digital Surface Model (DSM) and Digital Terrain Model (DTM). In our case, it was derived from a point cloud sampled using airborne laser scanning (ALS) LiDAR sensor Leica ALS70, onboard a manned aircraft. The overall result of mapping was a 5 points/m</w:t>
        </w:r>
      </w:ins>
      <w:ins w:id="218" w:author="Windows User" w:date="2019-09-27T10:17:00Z">
        <w:r w:rsidR="005D79FB">
          <w:rPr>
            <w:u w:val="none"/>
            <w:vertAlign w:val="superscript"/>
          </w:rPr>
          <w:t>2</w:t>
        </w:r>
      </w:ins>
      <w:ins w:id="219" w:author="Windows User" w:date="2019-09-27T10:16:00Z">
        <w:r w:rsidR="005D79FB">
          <w:rPr>
            <w:u w:val="none"/>
          </w:rPr>
          <w:t xml:space="preserve"> </w:t>
        </w:r>
      </w:ins>
      <w:ins w:id="220" w:author="Windows User" w:date="2019-09-27T09:27:00Z">
        <w:r w:rsidRPr="000B55D5">
          <w:rPr>
            <w:u w:val="none"/>
            <w:rPrChange w:id="221" w:author="Windows User" w:date="2019-09-27T09:28:00Z">
              <w:rPr/>
            </w:rPrChange>
          </w:rPr>
          <w:t>density point cloud.</w:t>
        </w:r>
      </w:ins>
    </w:p>
    <w:p w14:paraId="0F6E1F41" w14:textId="77777777" w:rsidR="000B55D5" w:rsidRPr="000B55D5" w:rsidRDefault="000B55D5">
      <w:pPr>
        <w:pStyle w:val="IACSubheading"/>
        <w:jc w:val="both"/>
        <w:rPr>
          <w:ins w:id="222" w:author="Windows User" w:date="2019-09-27T09:27:00Z"/>
          <w:u w:val="none"/>
          <w:rPrChange w:id="223" w:author="Windows User" w:date="2019-09-27T09:28:00Z">
            <w:rPr>
              <w:ins w:id="224" w:author="Windows User" w:date="2019-09-27T09:27:00Z"/>
            </w:rPr>
          </w:rPrChange>
        </w:rPr>
        <w:pPrChange w:id="225" w:author="Windows User" w:date="2019-09-27T09:28:00Z">
          <w:pPr>
            <w:pStyle w:val="IACSubheading"/>
          </w:pPr>
        </w:pPrChange>
      </w:pPr>
    </w:p>
    <w:p w14:paraId="0EB1BB49" w14:textId="3659E029" w:rsidR="000B55D5" w:rsidRPr="000B55D5" w:rsidRDefault="000B55D5">
      <w:pPr>
        <w:pStyle w:val="IACSubheading"/>
        <w:jc w:val="both"/>
        <w:rPr>
          <w:ins w:id="226" w:author="Windows User" w:date="2019-09-27T09:27:00Z"/>
          <w:u w:val="none"/>
          <w:rPrChange w:id="227" w:author="Windows User" w:date="2019-09-27T09:28:00Z">
            <w:rPr>
              <w:ins w:id="228" w:author="Windows User" w:date="2019-09-27T09:27:00Z"/>
            </w:rPr>
          </w:rPrChange>
        </w:rPr>
        <w:pPrChange w:id="229" w:author="Windows User" w:date="2019-09-27T09:28:00Z">
          <w:pPr>
            <w:pStyle w:val="IACSubheading"/>
          </w:pPr>
        </w:pPrChange>
      </w:pPr>
      <w:ins w:id="230" w:author="Windows User" w:date="2019-09-27T09:27:00Z">
        <w:r w:rsidRPr="000B55D5">
          <w:rPr>
            <w:u w:val="none"/>
            <w:rPrChange w:id="231" w:author="Windows User" w:date="2019-09-27T09:28:00Z">
              <w:rPr/>
            </w:rPrChange>
          </w:rPr>
          <w:t xml:space="preserve">As first step, raw point cloud was </w:t>
        </w:r>
      </w:ins>
      <w:ins w:id="232" w:author="Windows User" w:date="2019-09-27T09:31:00Z">
        <w:r w:rsidRPr="000B55D5">
          <w:rPr>
            <w:u w:val="none"/>
          </w:rPr>
          <w:t>pre-processed</w:t>
        </w:r>
      </w:ins>
      <w:ins w:id="233" w:author="Windows User" w:date="2019-09-27T09:27:00Z">
        <w:r w:rsidRPr="000B55D5">
          <w:rPr>
            <w:u w:val="none"/>
            <w:rPrChange w:id="234" w:author="Windows User" w:date="2019-09-27T09:28:00Z">
              <w:rPr/>
            </w:rPrChange>
          </w:rPr>
          <w:t xml:space="preserve"> with Terrasolid software. This software takes LiDAR raw data, and outputs a file in </w:t>
        </w:r>
      </w:ins>
      <w:ins w:id="235" w:author="Windows User" w:date="2019-09-27T09:31:00Z">
        <w:r w:rsidRPr="000B55D5">
          <w:rPr>
            <w:i/>
            <w:u w:val="none"/>
            <w:rPrChange w:id="236" w:author="Windows User" w:date="2019-09-27T09:31:00Z">
              <w:rPr>
                <w:u w:val="none"/>
              </w:rPr>
            </w:rPrChange>
          </w:rPr>
          <w:t>las</w:t>
        </w:r>
      </w:ins>
      <w:ins w:id="237" w:author="Windows User" w:date="2019-09-27T09:27:00Z">
        <w:r w:rsidRPr="000B55D5">
          <w:rPr>
            <w:u w:val="none"/>
            <w:rPrChange w:id="238" w:author="Windows User" w:date="2019-09-27T09:28:00Z">
              <w:rPr/>
            </w:rPrChange>
          </w:rPr>
          <w:t xml:space="preserve"> format, which contains position and classification of every point based on ASPRS Standard </w:t>
        </w:r>
      </w:ins>
      <w:ins w:id="239" w:author="Windows User" w:date="2019-10-02T14:47:00Z">
        <w:r w:rsidR="0041712B">
          <w:rPr>
            <w:u w:val="none"/>
          </w:rPr>
          <w:t>[13]</w:t>
        </w:r>
      </w:ins>
      <w:ins w:id="240" w:author="Windows User" w:date="2019-09-27T09:27:00Z">
        <w:r w:rsidRPr="000B55D5">
          <w:rPr>
            <w:u w:val="none"/>
            <w:rPrChange w:id="241" w:author="Windows User" w:date="2019-09-27T09:28:00Z">
              <w:rPr/>
            </w:rPrChange>
          </w:rPr>
          <w:t xml:space="preserve">. For later steps, a pipeline to automatically generate the CHM was developed, taking as input a </w:t>
        </w:r>
      </w:ins>
      <w:ins w:id="242" w:author="Windows User" w:date="2019-09-27T09:32:00Z">
        <w:r w:rsidRPr="009227A0">
          <w:rPr>
            <w:i/>
            <w:u w:val="none"/>
          </w:rPr>
          <w:t>las</w:t>
        </w:r>
      </w:ins>
      <w:ins w:id="243" w:author="Windows User" w:date="2019-09-27T09:27:00Z">
        <w:r w:rsidRPr="000B55D5">
          <w:rPr>
            <w:u w:val="none"/>
            <w:rPrChange w:id="244" w:author="Windows User" w:date="2019-09-27T09:28:00Z">
              <w:rPr/>
            </w:rPrChange>
          </w:rPr>
          <w:t xml:space="preserve"> file, and producing a raster.</w:t>
        </w:r>
      </w:ins>
    </w:p>
    <w:p w14:paraId="536A9B9C" w14:textId="77777777" w:rsidR="000B55D5" w:rsidRDefault="000B55D5" w:rsidP="000B55D5">
      <w:pPr>
        <w:pStyle w:val="IACSubheading"/>
        <w:rPr>
          <w:ins w:id="245" w:author="Windows User" w:date="2019-09-27T09:27:00Z"/>
        </w:rPr>
      </w:pPr>
    </w:p>
    <w:p w14:paraId="3BE0A370" w14:textId="63C53B3C" w:rsidR="000B55D5" w:rsidRPr="000B55D5" w:rsidRDefault="000B55D5">
      <w:pPr>
        <w:pStyle w:val="IACSubheading"/>
        <w:jc w:val="both"/>
        <w:rPr>
          <w:ins w:id="246" w:author="Windows User" w:date="2019-09-27T09:27:00Z"/>
          <w:u w:val="none"/>
          <w:rPrChange w:id="247" w:author="Windows User" w:date="2019-09-27T09:28:00Z">
            <w:rPr>
              <w:ins w:id="248" w:author="Windows User" w:date="2019-09-27T09:27:00Z"/>
            </w:rPr>
          </w:rPrChange>
        </w:rPr>
        <w:pPrChange w:id="249" w:author="Windows User" w:date="2019-09-27T10:17:00Z">
          <w:pPr>
            <w:pStyle w:val="IACSubheading"/>
          </w:pPr>
        </w:pPrChange>
      </w:pPr>
      <w:ins w:id="250" w:author="Windows User" w:date="2019-09-27T09:27:00Z">
        <w:r w:rsidRPr="000B55D5">
          <w:rPr>
            <w:u w:val="none"/>
            <w:rPrChange w:id="251" w:author="Windows User" w:date="2019-09-27T09:28:00Z">
              <w:rPr/>
            </w:rPrChange>
          </w:rPr>
          <w:t xml:space="preserve">In order to generate the DTM, all points classified as </w:t>
        </w:r>
      </w:ins>
      <w:ins w:id="252" w:author="Windows User" w:date="2019-09-27T09:32:00Z">
        <w:r w:rsidRPr="000B55D5">
          <w:rPr>
            <w:i/>
            <w:u w:val="none"/>
            <w:rPrChange w:id="253" w:author="Windows User" w:date="2019-09-27T09:32:00Z">
              <w:rPr>
                <w:u w:val="none"/>
              </w:rPr>
            </w:rPrChange>
          </w:rPr>
          <w:t>ground</w:t>
        </w:r>
      </w:ins>
      <w:ins w:id="254" w:author="Windows User" w:date="2019-09-27T09:27:00Z">
        <w:r w:rsidRPr="000B55D5">
          <w:rPr>
            <w:u w:val="none"/>
            <w:rPrChange w:id="255" w:author="Windows User" w:date="2019-09-27T09:28:00Z">
              <w:rPr/>
            </w:rPrChange>
          </w:rPr>
          <w:t xml:space="preserve"> were selected. As the density of points in this class</w:t>
        </w:r>
        <w:r>
          <w:rPr>
            <w:u w:val="none"/>
          </w:rPr>
          <w:t>ification was only 0.5 points</w:t>
        </w:r>
      </w:ins>
      <w:ins w:id="256" w:author="Windows User" w:date="2019-09-27T09:32:00Z">
        <w:r>
          <w:rPr>
            <w:u w:val="none"/>
          </w:rPr>
          <w:t xml:space="preserve"> </w:t>
        </w:r>
      </w:ins>
      <w:ins w:id="257" w:author="Windows User" w:date="2019-09-27T09:27:00Z">
        <w:r>
          <w:rPr>
            <w:u w:val="none"/>
          </w:rPr>
          <w:t>/</w:t>
        </w:r>
      </w:ins>
      <w:ins w:id="258" w:author="Windows User" w:date="2019-09-27T09:32:00Z">
        <w:r>
          <w:rPr>
            <w:u w:val="none"/>
          </w:rPr>
          <w:t xml:space="preserve"> </w:t>
        </w:r>
      </w:ins>
      <w:ins w:id="259" w:author="Windows User" w:date="2019-09-27T09:27:00Z">
        <w:r>
          <w:rPr>
            <w:u w:val="none"/>
          </w:rPr>
          <w:t>m</w:t>
        </w:r>
      </w:ins>
      <w:ins w:id="260" w:author="Windows User" w:date="2019-09-27T09:32:00Z">
        <w:r>
          <w:rPr>
            <w:u w:val="none"/>
            <w:vertAlign w:val="superscript"/>
          </w:rPr>
          <w:t>2</w:t>
        </w:r>
      </w:ins>
      <w:ins w:id="261" w:author="Windows User" w:date="2019-09-27T09:27:00Z">
        <w:r w:rsidRPr="000B55D5">
          <w:rPr>
            <w:u w:val="none"/>
            <w:rPrChange w:id="262" w:author="Windows User" w:date="2019-09-27T09:28:00Z">
              <w:rPr/>
            </w:rPrChange>
          </w:rPr>
          <w:t>, the rasterization was performed using a linear interpolatio</w:t>
        </w:r>
        <w:r w:rsidR="00E36400">
          <w:rPr>
            <w:u w:val="none"/>
          </w:rPr>
          <w:t xml:space="preserve">n method with a resolution of 1 </w:t>
        </w:r>
        <w:r w:rsidRPr="000B55D5">
          <w:rPr>
            <w:u w:val="none"/>
            <w:rPrChange w:id="263" w:author="Windows User" w:date="2019-09-27T09:28:00Z">
              <w:rPr/>
            </w:rPrChange>
          </w:rPr>
          <w:t>m</w:t>
        </w:r>
      </w:ins>
      <w:ins w:id="264" w:author="Windows User" w:date="2019-09-30T00:02:00Z">
        <w:r w:rsidR="00E36400">
          <w:rPr>
            <w:u w:val="none"/>
          </w:rPr>
          <w:t xml:space="preserve"> by </w:t>
        </w:r>
      </w:ins>
      <w:ins w:id="265" w:author="Windows User" w:date="2019-09-27T09:27:00Z">
        <w:r w:rsidRPr="000B55D5">
          <w:rPr>
            <w:u w:val="none"/>
            <w:rPrChange w:id="266" w:author="Windows User" w:date="2019-09-27T09:28:00Z">
              <w:rPr/>
            </w:rPrChange>
          </w:rPr>
          <w:t>1</w:t>
        </w:r>
      </w:ins>
      <w:ins w:id="267" w:author="Windows User" w:date="2019-09-30T00:02:00Z">
        <w:r w:rsidR="00E36400">
          <w:rPr>
            <w:u w:val="none"/>
          </w:rPr>
          <w:t xml:space="preserve"> </w:t>
        </w:r>
      </w:ins>
      <w:ins w:id="268" w:author="Windows User" w:date="2019-09-27T09:27:00Z">
        <w:r w:rsidRPr="000B55D5">
          <w:rPr>
            <w:u w:val="none"/>
            <w:rPrChange w:id="269" w:author="Windows User" w:date="2019-09-27T09:28:00Z">
              <w:rPr/>
            </w:rPrChange>
          </w:rPr>
          <w:t>m.</w:t>
        </w:r>
      </w:ins>
    </w:p>
    <w:p w14:paraId="33EACB84" w14:textId="77777777" w:rsidR="000B55D5" w:rsidRPr="000B55D5" w:rsidRDefault="000B55D5">
      <w:pPr>
        <w:pStyle w:val="IACSubheading"/>
        <w:jc w:val="both"/>
        <w:rPr>
          <w:ins w:id="270" w:author="Windows User" w:date="2019-09-27T09:27:00Z"/>
          <w:u w:val="none"/>
          <w:rPrChange w:id="271" w:author="Windows User" w:date="2019-09-27T09:28:00Z">
            <w:rPr>
              <w:ins w:id="272" w:author="Windows User" w:date="2019-09-27T09:27:00Z"/>
            </w:rPr>
          </w:rPrChange>
        </w:rPr>
        <w:pPrChange w:id="273" w:author="Windows User" w:date="2019-09-27T10:17:00Z">
          <w:pPr>
            <w:pStyle w:val="IACSubheading"/>
          </w:pPr>
        </w:pPrChange>
      </w:pPr>
    </w:p>
    <w:p w14:paraId="518E59E6" w14:textId="6D5D9D6E" w:rsidR="006D3FF2" w:rsidRDefault="000B55D5">
      <w:pPr>
        <w:pStyle w:val="IACSubheading"/>
        <w:jc w:val="both"/>
        <w:rPr>
          <w:ins w:id="274" w:author="Windows User" w:date="2019-09-27T09:54:00Z"/>
          <w:u w:val="none"/>
        </w:rPr>
        <w:pPrChange w:id="275" w:author="Windows User" w:date="2019-09-27T10:17:00Z">
          <w:pPr>
            <w:pStyle w:val="IACSubheading"/>
          </w:pPr>
        </w:pPrChange>
      </w:pPr>
      <w:ins w:id="276" w:author="Windows User" w:date="2019-09-27T09:27:00Z">
        <w:r w:rsidRPr="000B55D5">
          <w:rPr>
            <w:u w:val="none"/>
            <w:rPrChange w:id="277" w:author="Windows User" w:date="2019-09-27T09:28:00Z">
              <w:rPr/>
            </w:rPrChange>
          </w:rPr>
          <w:t>As for the DSM calculation, all points classi</w:t>
        </w:r>
        <w:r w:rsidR="00992EBF">
          <w:rPr>
            <w:u w:val="none"/>
          </w:rPr>
          <w:t xml:space="preserve">fied as </w:t>
        </w:r>
        <w:r w:rsidR="00992EBF" w:rsidRPr="00E36400">
          <w:rPr>
            <w:i/>
            <w:u w:val="none"/>
            <w:rPrChange w:id="278" w:author="Windows User" w:date="2019-09-30T00:01:00Z">
              <w:rPr>
                <w:u w:val="none"/>
              </w:rPr>
            </w:rPrChange>
          </w:rPr>
          <w:t>high vegetation</w:t>
        </w:r>
        <w:r w:rsidRPr="000B55D5">
          <w:rPr>
            <w:u w:val="none"/>
            <w:rPrChange w:id="279" w:author="Windows User" w:date="2019-09-27T09:28:00Z">
              <w:rPr/>
            </w:rPrChange>
          </w:rPr>
          <w:t xml:space="preserve"> were processed. For the rasterization, cell size of the grid is a key parameter, an appropriate cell size will help to avoid raster gaps and preserve sufficient details. Gr</w:t>
        </w:r>
        <w:r w:rsidR="00526778">
          <w:rPr>
            <w:u w:val="none"/>
          </w:rPr>
          <w:t xml:space="preserve">id cell size was obtained from </w:t>
        </w:r>
      </w:ins>
      <m:oMath>
        <m:r>
          <w:ins w:id="280" w:author="Windows User" w:date="2019-10-02T15:09:00Z">
            <w:rPr>
              <w:rFonts w:ascii="Cambria Math" w:hAnsi="Cambria Math"/>
              <w:u w:val="none"/>
            </w:rPr>
            <m:t>c=</m:t>
          </w:ins>
        </m:r>
        <m:rad>
          <m:radPr>
            <m:degHide m:val="1"/>
            <m:ctrlPr>
              <w:ins w:id="281" w:author="Windows User" w:date="2019-10-02T15:10:00Z">
                <w:rPr>
                  <w:rFonts w:ascii="Cambria Math" w:hAnsi="Cambria Math"/>
                  <w:i/>
                  <w:u w:val="none"/>
                </w:rPr>
              </w:ins>
            </m:ctrlPr>
          </m:radPr>
          <m:deg/>
          <m:e>
            <m:f>
              <m:fPr>
                <m:ctrlPr>
                  <w:ins w:id="282" w:author="Windows User" w:date="2019-10-02T15:10:00Z">
                    <w:rPr>
                      <w:rFonts w:ascii="Cambria Math" w:hAnsi="Cambria Math"/>
                      <w:i/>
                      <w:u w:val="none"/>
                    </w:rPr>
                  </w:ins>
                </m:ctrlPr>
              </m:fPr>
              <m:num>
                <m:r>
                  <w:ins w:id="283" w:author="Windows User" w:date="2019-10-02T15:10:00Z">
                    <w:rPr>
                      <w:rFonts w:ascii="Cambria Math" w:hAnsi="Cambria Math"/>
                      <w:u w:val="none"/>
                    </w:rPr>
                    <m:t>1</m:t>
                  </w:ins>
                </m:r>
              </m:num>
              <m:den>
                <m:r>
                  <w:ins w:id="284" w:author="Windows User" w:date="2019-10-02T15:10:00Z">
                    <w:rPr>
                      <w:rFonts w:ascii="Cambria Math" w:hAnsi="Cambria Math"/>
                      <w:u w:val="none"/>
                    </w:rPr>
                    <m:t>n</m:t>
                  </w:ins>
                </m:r>
              </m:den>
            </m:f>
          </m:e>
        </m:rad>
      </m:oMath>
      <w:ins w:id="285" w:author="Windows User" w:date="2019-09-27T09:27:00Z">
        <w:r w:rsidRPr="000B55D5">
          <w:rPr>
            <w:u w:val="none"/>
            <w:rPrChange w:id="286" w:author="Windows User" w:date="2019-09-27T09:28:00Z">
              <w:rPr/>
            </w:rPrChange>
          </w:rPr>
          <w:t xml:space="preserve">, </w:t>
        </w:r>
      </w:ins>
      <w:ins w:id="287" w:author="Windows User" w:date="2019-10-02T15:10:00Z">
        <w:r w:rsidR="00526778">
          <w:rPr>
            <w:u w:val="none"/>
          </w:rPr>
          <w:t xml:space="preserve"> </w:t>
        </w:r>
        <w:r w:rsidR="00526778" w:rsidRPr="00526778">
          <w:rPr>
            <w:i/>
            <w:u w:val="none"/>
            <w:rPrChange w:id="288" w:author="Windows User" w:date="2019-10-02T15:10:00Z">
              <w:rPr>
                <w:u w:val="none"/>
              </w:rPr>
            </w:rPrChange>
          </w:rPr>
          <w:t>c</w:t>
        </w:r>
      </w:ins>
      <w:ins w:id="289" w:author="Windows User" w:date="2019-09-27T09:27:00Z">
        <w:r w:rsidRPr="000B55D5">
          <w:rPr>
            <w:u w:val="none"/>
            <w:rPrChange w:id="290" w:author="Windows User" w:date="2019-09-27T09:28:00Z">
              <w:rPr/>
            </w:rPrChange>
          </w:rPr>
          <w:t xml:space="preserve"> is grid cell size, and </w:t>
        </w:r>
      </w:ins>
      <w:ins w:id="291" w:author="Windows User" w:date="2019-10-02T15:10:00Z">
        <w:r w:rsidR="00526778" w:rsidRPr="00526778">
          <w:rPr>
            <w:i/>
            <w:u w:val="none"/>
            <w:rPrChange w:id="292" w:author="Windows User" w:date="2019-10-02T15:10:00Z">
              <w:rPr>
                <w:u w:val="none"/>
              </w:rPr>
            </w:rPrChange>
          </w:rPr>
          <w:t>n</w:t>
        </w:r>
      </w:ins>
      <w:ins w:id="293" w:author="Windows User" w:date="2019-09-27T09:27:00Z">
        <w:r w:rsidRPr="000B55D5">
          <w:rPr>
            <w:u w:val="none"/>
            <w:rPrChange w:id="294" w:author="Windows User" w:date="2019-09-27T09:28:00Z">
              <w:rPr/>
            </w:rPrChange>
          </w:rPr>
          <w:t xml:space="preserve"> is the density of points</w:t>
        </w:r>
      </w:ins>
      <w:ins w:id="295" w:author="Windows User" w:date="2019-10-02T15:11:00Z">
        <w:r w:rsidR="00526778">
          <w:rPr>
            <w:u w:val="none"/>
          </w:rPr>
          <w:t xml:space="preserve"> [14]</w:t>
        </w:r>
      </w:ins>
      <w:ins w:id="296" w:author="Windows User" w:date="2019-09-27T09:27:00Z">
        <w:r w:rsidRPr="000B55D5">
          <w:rPr>
            <w:u w:val="none"/>
            <w:rPrChange w:id="297" w:author="Windows User" w:date="2019-09-27T09:28:00Z">
              <w:rPr/>
            </w:rPrChange>
          </w:rPr>
          <w:t>, that in this area was 6.3 points</w:t>
        </w:r>
      </w:ins>
      <w:ins w:id="298" w:author="Windows User" w:date="2019-09-27T10:17:00Z">
        <w:r w:rsidR="005D79FB">
          <w:rPr>
            <w:u w:val="none"/>
          </w:rPr>
          <w:t xml:space="preserve"> </w:t>
        </w:r>
      </w:ins>
      <w:ins w:id="299" w:author="Windows User" w:date="2019-09-27T09:27:00Z">
        <w:r w:rsidRPr="000B55D5">
          <w:rPr>
            <w:u w:val="none"/>
            <w:rPrChange w:id="300" w:author="Windows User" w:date="2019-09-27T09:28:00Z">
              <w:rPr/>
            </w:rPrChange>
          </w:rPr>
          <w:t>/</w:t>
        </w:r>
      </w:ins>
      <w:ins w:id="301" w:author="Windows User" w:date="2019-09-27T10:17:00Z">
        <w:r w:rsidR="005D79FB">
          <w:rPr>
            <w:u w:val="none"/>
          </w:rPr>
          <w:t xml:space="preserve"> </w:t>
        </w:r>
      </w:ins>
      <w:ins w:id="302" w:author="Windows User" w:date="2019-09-27T09:27:00Z">
        <w:r w:rsidRPr="000B55D5">
          <w:rPr>
            <w:u w:val="none"/>
            <w:rPrChange w:id="303" w:author="Windows User" w:date="2019-09-27T09:28:00Z">
              <w:rPr/>
            </w:rPrChange>
          </w:rPr>
          <w:t>m</w:t>
        </w:r>
      </w:ins>
      <w:ins w:id="304" w:author="Windows User" w:date="2019-09-27T10:17:00Z">
        <w:r w:rsidR="005D79FB">
          <w:rPr>
            <w:u w:val="none"/>
            <w:vertAlign w:val="superscript"/>
          </w:rPr>
          <w:t>2</w:t>
        </w:r>
      </w:ins>
      <w:ins w:id="305" w:author="Windows User" w:date="2019-09-27T09:27:00Z">
        <w:r w:rsidRPr="000B55D5">
          <w:rPr>
            <w:u w:val="none"/>
            <w:rPrChange w:id="306" w:author="Windows User" w:date="2019-09-27T09:28:00Z">
              <w:rPr/>
            </w:rPrChange>
          </w:rPr>
          <w:t>, obtaining a 0.4 m grid cell size. Per each cell, the highest point within its area was selected (</w:t>
        </w:r>
      </w:ins>
      <w:ins w:id="307" w:author="Windows User" w:date="2019-10-02T15:12:00Z">
        <w:r w:rsidR="00526778">
          <w:rPr>
            <w:u w:val="none"/>
          </w:rPr>
          <w:fldChar w:fldCharType="begin"/>
        </w:r>
        <w:r w:rsidR="00526778">
          <w:rPr>
            <w:u w:val="none"/>
          </w:rPr>
          <w:instrText xml:space="preserve"> REF _Ref20921540 \h </w:instrText>
        </w:r>
      </w:ins>
      <w:r w:rsidR="00526778">
        <w:rPr>
          <w:u w:val="none"/>
        </w:rPr>
      </w:r>
      <w:r w:rsidR="00526778">
        <w:rPr>
          <w:u w:val="none"/>
        </w:rPr>
        <w:fldChar w:fldCharType="separate"/>
      </w:r>
      <w:ins w:id="308" w:author="Windows User" w:date="2019-10-02T17:28:00Z">
        <w:r w:rsidR="00F51980">
          <w:t xml:space="preserve">Figure </w:t>
        </w:r>
        <w:r w:rsidR="00F51980">
          <w:rPr>
            <w:noProof/>
          </w:rPr>
          <w:t>3</w:t>
        </w:r>
      </w:ins>
      <w:ins w:id="309" w:author="Windows User" w:date="2019-10-02T15:12:00Z">
        <w:r w:rsidR="00526778">
          <w:rPr>
            <w:u w:val="none"/>
          </w:rPr>
          <w:fldChar w:fldCharType="end"/>
        </w:r>
      </w:ins>
      <w:ins w:id="310" w:author="Windows User" w:date="2019-09-27T09:27:00Z">
        <w:r w:rsidRPr="000B55D5">
          <w:rPr>
            <w:u w:val="none"/>
            <w:rPrChange w:id="311" w:author="Windows User" w:date="2019-09-27T09:28:00Z">
              <w:rPr/>
            </w:rPrChange>
          </w:rPr>
          <w:t>).</w:t>
        </w:r>
      </w:ins>
    </w:p>
    <w:p w14:paraId="5D1BA951" w14:textId="77777777" w:rsidR="006D3FF2" w:rsidRDefault="006D3FF2" w:rsidP="000B55D5">
      <w:pPr>
        <w:pStyle w:val="IACSubheading"/>
        <w:rPr>
          <w:ins w:id="312" w:author="Windows User" w:date="2019-09-27T09:55:00Z"/>
          <w:u w:val="none"/>
        </w:rPr>
      </w:pPr>
    </w:p>
    <w:p w14:paraId="093B5D53" w14:textId="77777777" w:rsidR="006D3FF2" w:rsidRDefault="006D3FF2" w:rsidP="000B55D5">
      <w:pPr>
        <w:pStyle w:val="IACSubheading"/>
        <w:rPr>
          <w:ins w:id="313" w:author="Windows User" w:date="2019-09-27T09:55:00Z"/>
          <w:u w:val="none"/>
        </w:rPr>
      </w:pPr>
    </w:p>
    <w:p w14:paraId="4577E4E9" w14:textId="39D6B78A" w:rsidR="006D3FF2" w:rsidRDefault="00AC727C">
      <w:pPr>
        <w:pStyle w:val="IACSubheading"/>
        <w:keepNext/>
        <w:rPr>
          <w:ins w:id="314" w:author="Windows User" w:date="2019-09-27T09:56:00Z"/>
        </w:rPr>
        <w:pPrChange w:id="315" w:author="Windows User" w:date="2019-09-27T09:56:00Z">
          <w:pPr>
            <w:pStyle w:val="IACSubheading"/>
          </w:pPr>
        </w:pPrChange>
      </w:pPr>
      <w:ins w:id="316" w:author="Windows User" w:date="2019-10-02T11:23:00Z">
        <w:r>
          <w:rPr>
            <w:noProof/>
            <w:lang w:val="en-US"/>
          </w:rPr>
          <w:drawing>
            <wp:inline distT="0" distB="0" distL="0" distR="0" wp14:anchorId="7D4C04B1" wp14:editId="3AEEAE5C">
              <wp:extent cx="2879725" cy="1305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9725" cy="1305560"/>
                      </a:xfrm>
                      <a:prstGeom prst="rect">
                        <a:avLst/>
                      </a:prstGeom>
                    </pic:spPr>
                  </pic:pic>
                </a:graphicData>
              </a:graphic>
            </wp:inline>
          </w:drawing>
        </w:r>
      </w:ins>
    </w:p>
    <w:p w14:paraId="23959B7C" w14:textId="12900375" w:rsidR="006D3FF2" w:rsidRDefault="006D3FF2">
      <w:pPr>
        <w:pStyle w:val="af8"/>
        <w:jc w:val="left"/>
        <w:rPr>
          <w:ins w:id="317" w:author="Windows User" w:date="2019-09-27T09:55:00Z"/>
          <w:noProof/>
          <w:lang w:val="en-US"/>
        </w:rPr>
        <w:pPrChange w:id="318" w:author="Windows User" w:date="2019-09-27T09:56:00Z">
          <w:pPr>
            <w:pStyle w:val="IACSubheading"/>
          </w:pPr>
        </w:pPrChange>
      </w:pPr>
      <w:bookmarkStart w:id="319" w:name="_Ref20921540"/>
      <w:ins w:id="320" w:author="Windows User" w:date="2019-09-27T09:56:00Z">
        <w:r>
          <w:t xml:space="preserve">Figure </w:t>
        </w:r>
        <w:r>
          <w:fldChar w:fldCharType="begin"/>
        </w:r>
        <w:r>
          <w:instrText xml:space="preserve"> SEQ Figure \* ARABIC </w:instrText>
        </w:r>
      </w:ins>
      <w:r>
        <w:fldChar w:fldCharType="separate"/>
      </w:r>
      <w:ins w:id="321" w:author="Windows User" w:date="2019-10-02T17:28:00Z">
        <w:r w:rsidR="00F51980">
          <w:rPr>
            <w:noProof/>
          </w:rPr>
          <w:t>3</w:t>
        </w:r>
      </w:ins>
      <w:ins w:id="322" w:author="Windows User" w:date="2019-09-27T09:56:00Z">
        <w:r>
          <w:fldChar w:fldCharType="end"/>
        </w:r>
        <w:bookmarkEnd w:id="319"/>
        <w:r>
          <w:t xml:space="preserve">. </w:t>
        </w:r>
        <w:r w:rsidRPr="00A064FF">
          <w:t>Process of DSM rasterization, from a point cloud gathered from ALS, by selecting points with highest value</w:t>
        </w:r>
        <w:r>
          <w:t xml:space="preserve"> </w:t>
        </w:r>
        <w:r w:rsidRPr="00A064FF">
          <w:t xml:space="preserve">per each square.  Per each cell of 0.16 m2in the grid, the highest point in the vector is selected, and </w:t>
        </w:r>
      </w:ins>
      <w:ins w:id="323" w:author="Windows User" w:date="2019-09-27T10:17:00Z">
        <w:r w:rsidR="005D79FB" w:rsidRPr="00A064FF">
          <w:t>its</w:t>
        </w:r>
      </w:ins>
      <w:ins w:id="324" w:author="Windows User" w:date="2019-09-27T09:56:00Z">
        <w:r w:rsidRPr="00A064FF">
          <w:t xml:space="preserve"> height value is</w:t>
        </w:r>
        <w:r>
          <w:t xml:space="preserve"> </w:t>
        </w:r>
        <w:r w:rsidRPr="00A064FF">
          <w:t>assigned to the raster</w:t>
        </w:r>
        <w:r>
          <w:t>.</w:t>
        </w:r>
      </w:ins>
    </w:p>
    <w:p w14:paraId="3D7A998C" w14:textId="77777777" w:rsidR="006D3FF2" w:rsidRDefault="006D3FF2" w:rsidP="000B55D5">
      <w:pPr>
        <w:pStyle w:val="IACSubheading"/>
        <w:rPr>
          <w:ins w:id="325" w:author="Windows User" w:date="2019-09-27T09:55:00Z"/>
          <w:noProof/>
          <w:lang w:val="en-US"/>
        </w:rPr>
      </w:pPr>
    </w:p>
    <w:p w14:paraId="547156B1" w14:textId="661EAB2E" w:rsidR="00B75D3B" w:rsidRDefault="006D3FF2">
      <w:pPr>
        <w:pStyle w:val="IACSubheading"/>
        <w:jc w:val="both"/>
        <w:rPr>
          <w:ins w:id="326" w:author="Windows User" w:date="2019-09-27T10:59:00Z"/>
          <w:u w:val="none"/>
        </w:rPr>
        <w:pPrChange w:id="327" w:author="Windows User" w:date="2019-09-27T10:17:00Z">
          <w:pPr>
            <w:pStyle w:val="IACSubheading"/>
          </w:pPr>
        </w:pPrChange>
      </w:pPr>
      <w:ins w:id="328" w:author="Windows User" w:date="2019-09-27T09:55:00Z">
        <w:r w:rsidRPr="006D3FF2">
          <w:rPr>
            <w:u w:val="none"/>
            <w:rPrChange w:id="329" w:author="Windows User" w:date="2019-09-27T09:55:00Z">
              <w:rPr/>
            </w:rPrChange>
          </w:rPr>
          <w:t xml:space="preserve">Finally, CHM in raster format was calculated with the operation </w:t>
        </w:r>
        <w:r w:rsidRPr="00110BF4">
          <w:rPr>
            <w:i/>
            <w:u w:val="none"/>
            <w:rPrChange w:id="330" w:author="Windows User" w:date="2019-09-27T16:23:00Z">
              <w:rPr/>
            </w:rPrChange>
          </w:rPr>
          <w:t>CHM = DSM - DTM</w:t>
        </w:r>
        <w:r w:rsidRPr="006D3FF2">
          <w:rPr>
            <w:u w:val="none"/>
            <w:rPrChange w:id="331" w:author="Windows User" w:date="2019-09-27T09:55:00Z">
              <w:rPr/>
            </w:rPrChange>
          </w:rPr>
          <w:t>, having the same DSM resolution of 0.16 m</w:t>
        </w:r>
      </w:ins>
      <w:ins w:id="332" w:author="Windows User" w:date="2019-09-27T09:56:00Z">
        <w:r>
          <w:rPr>
            <w:u w:val="none"/>
            <w:vertAlign w:val="superscript"/>
          </w:rPr>
          <w:t>2</w:t>
        </w:r>
      </w:ins>
      <w:ins w:id="333" w:author="Windows User" w:date="2019-09-27T09:55:00Z">
        <w:r w:rsidRPr="006D3FF2">
          <w:rPr>
            <w:u w:val="none"/>
            <w:rPrChange w:id="334" w:author="Windows User" w:date="2019-09-27T09:55:00Z">
              <w:rPr/>
            </w:rPrChange>
          </w:rPr>
          <w:t>. After generating the raster, data noise or errors may still exist in the CHM. A first attempt of filtering using Gaussian smoothing was performed as described by Wu et al.</w:t>
        </w:r>
      </w:ins>
      <w:ins w:id="335" w:author="Windows User" w:date="2019-10-02T15:15:00Z">
        <w:r w:rsidR="00526778">
          <w:rPr>
            <w:u w:val="none"/>
          </w:rPr>
          <w:t xml:space="preserve"> [14]</w:t>
        </w:r>
      </w:ins>
      <w:ins w:id="336" w:author="Windows User" w:date="2019-09-27T09:55:00Z">
        <w:r w:rsidRPr="006D3FF2">
          <w:rPr>
            <w:u w:val="none"/>
            <w:rPrChange w:id="337" w:author="Windows User" w:date="2019-09-27T09:55:00Z">
              <w:rPr/>
            </w:rPrChange>
          </w:rPr>
          <w:t xml:space="preserve">, but due to the low density of points, the top and mean height of trees was considerably decreasing, up to 30\%. For this </w:t>
        </w:r>
      </w:ins>
      <w:ins w:id="338" w:author="Windows User" w:date="2019-09-27T09:56:00Z">
        <w:r w:rsidRPr="006D3FF2">
          <w:rPr>
            <w:u w:val="none"/>
          </w:rPr>
          <w:t>reason,</w:t>
        </w:r>
      </w:ins>
      <w:ins w:id="339" w:author="Windows User" w:date="2019-09-27T09:55:00Z">
        <w:r w:rsidRPr="006D3FF2">
          <w:rPr>
            <w:u w:val="none"/>
            <w:rPrChange w:id="340" w:author="Windows User" w:date="2019-09-27T09:55:00Z">
              <w:rPr/>
            </w:rPrChange>
          </w:rPr>
          <w:t xml:space="preserve"> another approach was followed, instead grey dilation was used for filtering. As shown in</w:t>
        </w:r>
      </w:ins>
      <w:ins w:id="341" w:author="Windows User" w:date="2019-09-27T16:24:00Z">
        <w:r w:rsidR="00110BF4">
          <w:rPr>
            <w:u w:val="none"/>
          </w:rPr>
          <w:t xml:space="preserve"> </w:t>
        </w:r>
        <w:r w:rsidR="00110BF4">
          <w:rPr>
            <w:u w:val="none"/>
          </w:rPr>
          <w:fldChar w:fldCharType="begin"/>
        </w:r>
        <w:r w:rsidR="00110BF4">
          <w:rPr>
            <w:u w:val="none"/>
          </w:rPr>
          <w:instrText xml:space="preserve"> REF _Ref20493888 \h </w:instrText>
        </w:r>
      </w:ins>
      <w:r w:rsidR="00110BF4">
        <w:rPr>
          <w:u w:val="none"/>
        </w:rPr>
      </w:r>
      <w:r w:rsidR="00110BF4">
        <w:rPr>
          <w:u w:val="none"/>
        </w:rPr>
        <w:fldChar w:fldCharType="separate"/>
      </w:r>
      <w:ins w:id="342" w:author="Windows User" w:date="2019-10-02T17:28:00Z">
        <w:r w:rsidR="00F51980">
          <w:t xml:space="preserve">Figure </w:t>
        </w:r>
        <w:r w:rsidR="00F51980">
          <w:rPr>
            <w:noProof/>
          </w:rPr>
          <w:t>4</w:t>
        </w:r>
      </w:ins>
      <w:ins w:id="343" w:author="Windows User" w:date="2019-09-27T16:24:00Z">
        <w:r w:rsidR="00110BF4">
          <w:rPr>
            <w:u w:val="none"/>
          </w:rPr>
          <w:fldChar w:fldCharType="end"/>
        </w:r>
      </w:ins>
      <w:ins w:id="344" w:author="Windows User" w:date="2019-09-27T09:55:00Z">
        <w:r w:rsidRPr="006D3FF2">
          <w:rPr>
            <w:u w:val="none"/>
            <w:rPrChange w:id="345" w:author="Windows User" w:date="2019-09-27T09:55:00Z">
              <w:rPr/>
            </w:rPrChange>
          </w:rPr>
          <w:t xml:space="preserve">, it improved the persistence of </w:t>
        </w:r>
      </w:ins>
      <w:ins w:id="346" w:author="Windows User" w:date="2019-09-27T16:25:00Z">
        <w:r w:rsidR="00110BF4">
          <w:rPr>
            <w:u w:val="none"/>
          </w:rPr>
          <w:t>canopy height</w:t>
        </w:r>
      </w:ins>
      <w:ins w:id="347" w:author="Windows User" w:date="2019-09-27T09:55:00Z">
        <w:r w:rsidRPr="006D3FF2">
          <w:rPr>
            <w:u w:val="none"/>
            <w:rPrChange w:id="348" w:author="Windows User" w:date="2019-09-27T09:55:00Z">
              <w:rPr/>
            </w:rPrChange>
          </w:rPr>
          <w:t>, since it only enlarges bright regions (tree crowns), and without altering the height of the top of the trees.</w:t>
        </w:r>
        <w:r w:rsidRPr="006D3FF2" w:rsidDel="00B63977">
          <w:rPr>
            <w:u w:val="none"/>
            <w:rPrChange w:id="349" w:author="Windows User" w:date="2019-09-27T09:55:00Z">
              <w:rPr/>
            </w:rPrChange>
          </w:rPr>
          <w:t xml:space="preserve"> </w:t>
        </w:r>
      </w:ins>
    </w:p>
    <w:p w14:paraId="1B17A410" w14:textId="5ADB78F6" w:rsidR="00B75D3B" w:rsidRDefault="00AC727C" w:rsidP="00B75D3B">
      <w:pPr>
        <w:pStyle w:val="IACSubheading"/>
        <w:keepNext/>
        <w:jc w:val="both"/>
        <w:rPr>
          <w:ins w:id="350" w:author="Windows User" w:date="2019-09-27T10:59:00Z"/>
        </w:rPr>
      </w:pPr>
      <w:ins w:id="351" w:author="Windows User" w:date="2019-10-02T11:25:00Z">
        <w:r>
          <w:rPr>
            <w:noProof/>
            <w:lang w:val="en-US"/>
          </w:rPr>
          <w:drawing>
            <wp:inline distT="0" distB="0" distL="0" distR="0" wp14:anchorId="30BC4F5B" wp14:editId="3450FAB5">
              <wp:extent cx="2879725" cy="1395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9725" cy="1395095"/>
                      </a:xfrm>
                      <a:prstGeom prst="rect">
                        <a:avLst/>
                      </a:prstGeom>
                    </pic:spPr>
                  </pic:pic>
                </a:graphicData>
              </a:graphic>
            </wp:inline>
          </w:drawing>
        </w:r>
      </w:ins>
    </w:p>
    <w:p w14:paraId="74FDB288" w14:textId="77B0E768" w:rsidR="00B75D3B" w:rsidRDefault="00B75D3B">
      <w:pPr>
        <w:pStyle w:val="af8"/>
        <w:rPr>
          <w:ins w:id="352" w:author="Windows User" w:date="2019-09-27T11:50:00Z"/>
        </w:rPr>
        <w:pPrChange w:id="353" w:author="Windows User" w:date="2019-09-27T17:25:00Z">
          <w:pPr>
            <w:pStyle w:val="IACSubheading"/>
          </w:pPr>
        </w:pPrChange>
      </w:pPr>
      <w:bookmarkStart w:id="354" w:name="_Ref20493888"/>
      <w:ins w:id="355" w:author="Windows User" w:date="2019-09-27T10:59:00Z">
        <w:r>
          <w:t xml:space="preserve">Figure </w:t>
        </w:r>
        <w:r>
          <w:fldChar w:fldCharType="begin"/>
        </w:r>
        <w:r>
          <w:instrText xml:space="preserve"> SEQ Figure \* ARABIC </w:instrText>
        </w:r>
        <w:r>
          <w:fldChar w:fldCharType="separate"/>
        </w:r>
      </w:ins>
      <w:ins w:id="356" w:author="Windows User" w:date="2019-10-02T17:28:00Z">
        <w:r w:rsidR="00F51980">
          <w:rPr>
            <w:noProof/>
          </w:rPr>
          <w:t>4</w:t>
        </w:r>
      </w:ins>
      <w:ins w:id="357" w:author="Windows User" w:date="2019-09-27T10:59:00Z">
        <w:r>
          <w:fldChar w:fldCharType="end"/>
        </w:r>
        <w:bookmarkEnd w:id="354"/>
        <w:r>
          <w:t xml:space="preserve">. </w:t>
        </w:r>
        <w:r w:rsidRPr="00A51131">
          <w:t>Comparison of results between Gaussian smoothing and grey dilation for resulting CHM filtering in the sa</w:t>
        </w:r>
        <w:r>
          <w:t>me region, with an area of 625 m2</w:t>
        </w:r>
      </w:ins>
    </w:p>
    <w:p w14:paraId="43B6F880" w14:textId="77777777" w:rsidR="001A5819" w:rsidRPr="006D3FF2" w:rsidRDefault="001A5819">
      <w:pPr>
        <w:pStyle w:val="IACSubheading"/>
        <w:jc w:val="both"/>
        <w:rPr>
          <w:ins w:id="358" w:author="Windows User" w:date="2019-09-27T09:55:00Z"/>
          <w:u w:val="none"/>
          <w:rPrChange w:id="359" w:author="Windows User" w:date="2019-09-27T09:55:00Z">
            <w:rPr>
              <w:ins w:id="360" w:author="Windows User" w:date="2019-09-27T09:55:00Z"/>
            </w:rPr>
          </w:rPrChange>
        </w:rPr>
        <w:pPrChange w:id="361" w:author="Windows User" w:date="2019-09-27T10:17:00Z">
          <w:pPr>
            <w:pStyle w:val="IACSubheading"/>
          </w:pPr>
        </w:pPrChange>
      </w:pPr>
    </w:p>
    <w:p w14:paraId="5D683252" w14:textId="55ED63C3" w:rsidR="0010371A" w:rsidRDefault="0010371A">
      <w:pPr>
        <w:pStyle w:val="IACSubheading"/>
        <w:numPr>
          <w:ilvl w:val="1"/>
          <w:numId w:val="4"/>
        </w:numPr>
        <w:rPr>
          <w:ins w:id="362" w:author="Windows User" w:date="2019-09-27T12:07:00Z"/>
          <w:i/>
          <w:u w:val="none"/>
        </w:rPr>
        <w:pPrChange w:id="363" w:author="Windows User" w:date="2019-10-02T15:02:00Z">
          <w:pPr>
            <w:pStyle w:val="IACSubheading"/>
          </w:pPr>
        </w:pPrChange>
      </w:pPr>
      <w:bookmarkStart w:id="364" w:name="_Ref20921032"/>
      <w:ins w:id="365" w:author="Windows User" w:date="2019-09-27T12:07:00Z">
        <w:r w:rsidRPr="000B55D5">
          <w:rPr>
            <w:i/>
            <w:u w:val="none"/>
          </w:rPr>
          <w:t xml:space="preserve">Airborne </w:t>
        </w:r>
      </w:ins>
      <w:ins w:id="366" w:author="Windows User" w:date="2019-09-27T12:08:00Z">
        <w:r>
          <w:rPr>
            <w:i/>
            <w:u w:val="none"/>
          </w:rPr>
          <w:t>Hyperspectral Imagery</w:t>
        </w:r>
      </w:ins>
      <w:bookmarkEnd w:id="364"/>
    </w:p>
    <w:p w14:paraId="015F5C3E" w14:textId="77777777" w:rsidR="006D3FF2" w:rsidRDefault="006D3FF2" w:rsidP="000B55D5">
      <w:pPr>
        <w:pStyle w:val="IACSubheading"/>
        <w:rPr>
          <w:ins w:id="367" w:author="Windows User" w:date="2019-09-27T10:30:00Z"/>
        </w:rPr>
      </w:pPr>
    </w:p>
    <w:p w14:paraId="426271F1" w14:textId="3F171BBB" w:rsidR="00E36EEA" w:rsidRPr="00E36EEA" w:rsidRDefault="00E36EEA">
      <w:pPr>
        <w:pStyle w:val="IACSubheading"/>
        <w:jc w:val="both"/>
        <w:rPr>
          <w:ins w:id="368" w:author="Windows User" w:date="2019-09-27T10:30:00Z"/>
          <w:u w:val="none"/>
          <w:rPrChange w:id="369" w:author="Windows User" w:date="2019-09-27T10:30:00Z">
            <w:rPr>
              <w:ins w:id="370" w:author="Windows User" w:date="2019-09-27T10:30:00Z"/>
            </w:rPr>
          </w:rPrChange>
        </w:rPr>
        <w:pPrChange w:id="371" w:author="Windows User" w:date="2019-09-27T10:31:00Z">
          <w:pPr>
            <w:pStyle w:val="IACSubheading"/>
          </w:pPr>
        </w:pPrChange>
      </w:pPr>
      <w:ins w:id="372" w:author="Windows User" w:date="2019-09-27T10:30:00Z">
        <w:r w:rsidRPr="00E36EEA">
          <w:rPr>
            <w:u w:val="none"/>
            <w:rPrChange w:id="373" w:author="Windows User" w:date="2019-09-27T10:31:00Z">
              <w:rPr/>
            </w:rPrChange>
          </w:rPr>
          <w:t>For hyperspectral data collection, a OXI VNIR-40 hyperspectral camera from</w:t>
        </w:r>
        <w:r w:rsidRPr="00AC727C">
          <w:rPr>
            <w:u w:val="none"/>
            <w:lang w:val="en-US"/>
            <w:rPrChange w:id="374" w:author="Windows User" w:date="2019-10-02T11:31:00Z">
              <w:rPr/>
            </w:rPrChange>
          </w:rPr>
          <w:t xml:space="preserve"> </w:t>
        </w:r>
        <w:proofErr w:type="spellStart"/>
        <w:r w:rsidRPr="00AC727C">
          <w:rPr>
            <w:u w:val="none"/>
            <w:lang w:val="en-US"/>
            <w:rPrChange w:id="375" w:author="Windows User" w:date="2019-10-02T11:31:00Z">
              <w:rPr/>
            </w:rPrChange>
          </w:rPr>
          <w:t>Gamaya</w:t>
        </w:r>
        <w:proofErr w:type="spellEnd"/>
        <w:r w:rsidRPr="00E36EEA">
          <w:rPr>
            <w:u w:val="none"/>
            <w:rPrChange w:id="376" w:author="Windows User" w:date="2019-09-27T10:31:00Z">
              <w:rPr/>
            </w:rPrChange>
          </w:rPr>
          <w:t xml:space="preserve"> company, mounted on a fixed-wing drone Geoscan-101 was used. The camera has 16 bands in visible range (450-670 nm) and 25 bands in near-infrared range (600-900 nm). The flights were done in early afternoon when the sun was at a maximum elevation angle, in order to minimize</w:t>
        </w:r>
        <w:r>
          <w:t xml:space="preserve"> </w:t>
        </w:r>
        <w:r w:rsidRPr="00E36EEA">
          <w:rPr>
            <w:u w:val="none"/>
            <w:rPrChange w:id="377" w:author="Windows User" w:date="2019-09-27T10:30:00Z">
              <w:rPr/>
            </w:rPrChange>
          </w:rPr>
          <w:t xml:space="preserve">shadowing effects. The flights were performed at the constant altitude of 250 m with the speed of 60 </w:t>
        </w:r>
      </w:ins>
      <w:ins w:id="378" w:author="Windows User" w:date="2019-09-30T00:02:00Z">
        <w:r w:rsidR="003D4208">
          <w:rPr>
            <w:u w:val="none"/>
          </w:rPr>
          <w:t>K</w:t>
        </w:r>
      </w:ins>
      <w:ins w:id="379" w:author="Windows User" w:date="2019-09-27T10:30:00Z">
        <w:r w:rsidRPr="00E36EEA">
          <w:rPr>
            <w:u w:val="none"/>
            <w:rPrChange w:id="380" w:author="Windows User" w:date="2019-09-27T10:30:00Z">
              <w:rPr/>
            </w:rPrChange>
          </w:rPr>
          <w:t>m/h. The spatial resolution of hyperspectral sensor was set to 5.5 cm/pixel.</w:t>
        </w:r>
      </w:ins>
    </w:p>
    <w:p w14:paraId="55BA05F7" w14:textId="77777777" w:rsidR="00E36EEA" w:rsidRPr="00E36EEA" w:rsidRDefault="00E36EEA" w:rsidP="00E36EEA">
      <w:pPr>
        <w:pStyle w:val="IACSubheading"/>
        <w:rPr>
          <w:ins w:id="381" w:author="Windows User" w:date="2019-09-27T10:30:00Z"/>
          <w:u w:val="none"/>
          <w:rPrChange w:id="382" w:author="Windows User" w:date="2019-09-27T10:30:00Z">
            <w:rPr>
              <w:ins w:id="383" w:author="Windows User" w:date="2019-09-27T10:30:00Z"/>
            </w:rPr>
          </w:rPrChange>
        </w:rPr>
      </w:pPr>
    </w:p>
    <w:p w14:paraId="5C83AABF" w14:textId="77777777" w:rsidR="00E36EEA" w:rsidRPr="00E36EEA" w:rsidRDefault="00E36EEA">
      <w:pPr>
        <w:pStyle w:val="IACSubheading"/>
        <w:jc w:val="both"/>
        <w:rPr>
          <w:ins w:id="384" w:author="Windows User" w:date="2019-09-27T10:30:00Z"/>
          <w:u w:val="none"/>
          <w:rPrChange w:id="385" w:author="Windows User" w:date="2019-09-27T10:30:00Z">
            <w:rPr>
              <w:ins w:id="386" w:author="Windows User" w:date="2019-09-27T10:30:00Z"/>
            </w:rPr>
          </w:rPrChange>
        </w:rPr>
        <w:pPrChange w:id="387" w:author="Windows User" w:date="2019-09-27T10:31:00Z">
          <w:pPr>
            <w:pStyle w:val="IACSubheading"/>
          </w:pPr>
        </w:pPrChange>
      </w:pPr>
      <w:ins w:id="388" w:author="Windows User" w:date="2019-09-27T10:30:00Z">
        <w:r w:rsidRPr="00E36EEA">
          <w:rPr>
            <w:u w:val="none"/>
            <w:rPrChange w:id="389" w:author="Windows User" w:date="2019-09-27T10:30:00Z">
              <w:rPr/>
            </w:rPrChange>
          </w:rPr>
          <w:t xml:space="preserve">Hyperspectral imagery pre-processing included optical and radiometric calibration. On ground spectroscopy </w:t>
        </w:r>
        <w:r w:rsidRPr="00E36EEA">
          <w:rPr>
            <w:u w:val="none"/>
            <w:rPrChange w:id="390" w:author="Windows User" w:date="2019-09-27T10:30:00Z">
              <w:rPr/>
            </w:rPrChange>
          </w:rPr>
          <w:lastRenderedPageBreak/>
          <w:t xml:space="preserve">measurements were acquired during each flight and it was used as a calibration information to transform raw pixel values into reflectance values. However, changing weather conditions (sunny and cloudy) during the flights have resulted in significant brightness differences in hyperspectral values along the same flight, and between flights. Nevertheless, these effects were partially mitigated by normalization procedure applied when performing tree species classification. Optically and radiometrically calibrated images were then stitched together into </w:t>
        </w:r>
        <w:proofErr w:type="spellStart"/>
        <w:r w:rsidRPr="00E36EEA">
          <w:rPr>
            <w:u w:val="none"/>
            <w:rPrChange w:id="391" w:author="Windows User" w:date="2019-09-27T10:30:00Z">
              <w:rPr/>
            </w:rPrChange>
          </w:rPr>
          <w:t>orthophotoplans</w:t>
        </w:r>
        <w:proofErr w:type="spellEnd"/>
        <w:r w:rsidRPr="00E36EEA">
          <w:rPr>
            <w:u w:val="none"/>
            <w:rPrChange w:id="392" w:author="Windows User" w:date="2019-09-27T10:30:00Z">
              <w:rPr/>
            </w:rPrChange>
          </w:rPr>
          <w:t>. Afterwards, bad quality spectral bands were removed and the resulting dimensionality of hyperspectral cubes was reduced to 32 (15 VIS and 17 NIR) spectral bands and 10 cm ground resolution.</w:t>
        </w:r>
      </w:ins>
    </w:p>
    <w:p w14:paraId="423A4F4F" w14:textId="77777777" w:rsidR="00E36EEA" w:rsidRPr="00E36EEA" w:rsidRDefault="00E36EEA">
      <w:pPr>
        <w:pStyle w:val="IACSubheading"/>
        <w:jc w:val="both"/>
        <w:rPr>
          <w:ins w:id="393" w:author="Windows User" w:date="2019-09-27T10:30:00Z"/>
          <w:u w:val="none"/>
          <w:rPrChange w:id="394" w:author="Windows User" w:date="2019-09-27T10:30:00Z">
            <w:rPr>
              <w:ins w:id="395" w:author="Windows User" w:date="2019-09-27T10:30:00Z"/>
            </w:rPr>
          </w:rPrChange>
        </w:rPr>
        <w:pPrChange w:id="396" w:author="Windows User" w:date="2019-09-27T10:31:00Z">
          <w:pPr>
            <w:pStyle w:val="IACSubheading"/>
          </w:pPr>
        </w:pPrChange>
      </w:pPr>
    </w:p>
    <w:p w14:paraId="52014F15" w14:textId="7BDB2DE3" w:rsidR="00E36EEA" w:rsidRDefault="00E36EEA">
      <w:pPr>
        <w:pStyle w:val="IACSubheading"/>
        <w:jc w:val="both"/>
        <w:rPr>
          <w:ins w:id="397" w:author="Windows User" w:date="2019-09-27T16:34:00Z"/>
          <w:u w:val="none"/>
        </w:rPr>
        <w:pPrChange w:id="398" w:author="Windows User" w:date="2019-09-27T10:31:00Z">
          <w:pPr>
            <w:pStyle w:val="IACSubheading"/>
          </w:pPr>
        </w:pPrChange>
      </w:pPr>
      <w:ins w:id="399" w:author="Windows User" w:date="2019-09-27T10:30:00Z">
        <w:r w:rsidRPr="00E36EEA">
          <w:rPr>
            <w:u w:val="none"/>
            <w:rPrChange w:id="400" w:author="Windows User" w:date="2019-09-27T10:30:00Z">
              <w:rPr/>
            </w:rPrChange>
          </w:rPr>
          <w:t xml:space="preserve">Due to low geolocation accuracy, additional georeferencing procedure using ground control points (GCPs) was applied to collocate LiDAR and hyperspectral imagery. CHM rasters computed from LiDAR point clouds served as a base layer for this georeferencing procedure. For each test site, between the </w:t>
        </w:r>
      </w:ins>
      <w:ins w:id="401" w:author="Мосин Василий Михайлович" w:date="2019-10-03T16:06:00Z">
        <w:r w:rsidR="00116267">
          <w:rPr>
            <w:u w:val="none"/>
          </w:rPr>
          <w:t>5</w:t>
        </w:r>
      </w:ins>
      <w:ins w:id="402" w:author="Windows User" w:date="2019-09-27T10:30:00Z">
        <w:del w:id="403" w:author="Мосин Василий Михайлович" w:date="2019-10-03T16:04:00Z">
          <w:r w:rsidRPr="00E36EEA" w:rsidDel="009220D4">
            <w:rPr>
              <w:u w:val="none"/>
              <w:rPrChange w:id="404" w:author="Windows User" w:date="2019-09-27T10:30:00Z">
                <w:rPr/>
              </w:rPrChange>
            </w:rPr>
            <w:delText>5</w:delText>
          </w:r>
        </w:del>
        <w:r w:rsidRPr="00E36EEA">
          <w:rPr>
            <w:u w:val="none"/>
            <w:rPrChange w:id="405" w:author="Windows User" w:date="2019-09-27T10:30:00Z">
              <w:rPr/>
            </w:rPrChange>
          </w:rPr>
          <w:t xml:space="preserve"> and </w:t>
        </w:r>
      </w:ins>
      <w:ins w:id="406" w:author="Мосин Василий Михайлович" w:date="2019-10-03T16:05:00Z">
        <w:r w:rsidR="00116267">
          <w:rPr>
            <w:u w:val="none"/>
          </w:rPr>
          <w:t xml:space="preserve">7 </w:t>
        </w:r>
      </w:ins>
      <w:ins w:id="407" w:author="Windows User" w:date="2019-09-27T10:30:00Z">
        <w:del w:id="408" w:author="Мосин Василий Михайлович" w:date="2019-10-03T16:05:00Z">
          <w:r w:rsidRPr="00E36EEA" w:rsidDel="00116267">
            <w:rPr>
              <w:u w:val="none"/>
              <w:rPrChange w:id="409" w:author="Windows User" w:date="2019-09-27T10:30:00Z">
                <w:rPr/>
              </w:rPrChange>
            </w:rPr>
            <w:delText>7</w:delText>
          </w:r>
        </w:del>
      </w:ins>
      <w:ins w:id="410" w:author="Мосин Василий Михайлович" w:date="2019-10-03T16:04:00Z">
        <w:r w:rsidR="009220D4">
          <w:rPr>
            <w:u w:val="none"/>
          </w:rPr>
          <w:t xml:space="preserve">seven </w:t>
        </w:r>
      </w:ins>
      <w:ins w:id="411" w:author="Windows User" w:date="2019-09-27T10:30:00Z">
        <w:del w:id="412" w:author="Мосин Василий Михайлович" w:date="2019-10-03T16:04:00Z">
          <w:r w:rsidRPr="00E36EEA" w:rsidDel="009220D4">
            <w:rPr>
              <w:u w:val="none"/>
              <w:rPrChange w:id="413" w:author="Windows User" w:date="2019-09-27T10:30:00Z">
                <w:rPr/>
              </w:rPrChange>
            </w:rPr>
            <w:delText xml:space="preserve"> </w:delText>
          </w:r>
        </w:del>
        <w:r w:rsidRPr="00E36EEA">
          <w:rPr>
            <w:u w:val="none"/>
            <w:rPrChange w:id="414" w:author="Windows User" w:date="2019-09-27T10:30:00Z">
              <w:rPr/>
            </w:rPrChange>
          </w:rPr>
          <w:t xml:space="preserve">most recognizable tree tops were found on both CHM rasters and hyperspectral cubes and used as GCPs. </w:t>
        </w:r>
      </w:ins>
    </w:p>
    <w:p w14:paraId="373D6CA0" w14:textId="2042FE58" w:rsidR="00BE67EA" w:rsidRDefault="00BE67EA">
      <w:pPr>
        <w:pStyle w:val="IACSubheading"/>
        <w:jc w:val="both"/>
        <w:rPr>
          <w:ins w:id="415" w:author="Windows User" w:date="2019-09-27T12:08:00Z"/>
          <w:u w:val="none"/>
        </w:rPr>
        <w:pPrChange w:id="416" w:author="Windows User" w:date="2019-09-27T10:31:00Z">
          <w:pPr>
            <w:pStyle w:val="IACSubheading"/>
          </w:pPr>
        </w:pPrChange>
      </w:pPr>
    </w:p>
    <w:p w14:paraId="4A7D1A4E" w14:textId="3CBAA3C5" w:rsidR="0010371A" w:rsidRDefault="0010371A">
      <w:pPr>
        <w:pStyle w:val="IACSubheading"/>
        <w:numPr>
          <w:ilvl w:val="1"/>
          <w:numId w:val="4"/>
        </w:numPr>
        <w:rPr>
          <w:ins w:id="417" w:author="Windows User" w:date="2019-09-27T12:08:00Z"/>
          <w:i/>
          <w:u w:val="none"/>
        </w:rPr>
        <w:pPrChange w:id="418" w:author="Windows User" w:date="2019-10-02T15:02:00Z">
          <w:pPr>
            <w:pStyle w:val="IACSubheading"/>
          </w:pPr>
        </w:pPrChange>
      </w:pPr>
      <w:bookmarkStart w:id="419" w:name="_Ref20921049"/>
      <w:ins w:id="420" w:author="Windows User" w:date="2019-09-27T12:08:00Z">
        <w:r>
          <w:rPr>
            <w:i/>
            <w:u w:val="none"/>
          </w:rPr>
          <w:t>Satellite-based</w:t>
        </w:r>
        <w:r w:rsidRPr="000B55D5">
          <w:rPr>
            <w:i/>
            <w:u w:val="none"/>
          </w:rPr>
          <w:t xml:space="preserve"> </w:t>
        </w:r>
      </w:ins>
      <w:ins w:id="421" w:author="Windows User" w:date="2019-09-27T12:09:00Z">
        <w:r>
          <w:rPr>
            <w:i/>
            <w:u w:val="none"/>
          </w:rPr>
          <w:t>Multi</w:t>
        </w:r>
      </w:ins>
      <w:ins w:id="422" w:author="Windows User" w:date="2019-09-27T12:08:00Z">
        <w:r>
          <w:rPr>
            <w:i/>
            <w:u w:val="none"/>
          </w:rPr>
          <w:t>spectral Imagery</w:t>
        </w:r>
        <w:bookmarkEnd w:id="419"/>
      </w:ins>
    </w:p>
    <w:p w14:paraId="3C66F68E" w14:textId="482A69FC" w:rsidR="0010371A" w:rsidRDefault="0010371A">
      <w:pPr>
        <w:pStyle w:val="IACSubheading"/>
        <w:jc w:val="both"/>
        <w:rPr>
          <w:ins w:id="423" w:author="Мосин Василий Михайлович" w:date="2019-10-02T20:35:00Z"/>
          <w:u w:val="none"/>
        </w:rPr>
      </w:pPr>
    </w:p>
    <w:p w14:paraId="526421B1" w14:textId="33F30E53" w:rsidR="008140A0" w:rsidRDefault="008140A0" w:rsidP="008140A0">
      <w:pPr>
        <w:pStyle w:val="IACSubheading"/>
        <w:jc w:val="both"/>
        <w:rPr>
          <w:ins w:id="424" w:author="Мосин Василий Михайлович" w:date="2019-10-03T13:35:00Z"/>
          <w:u w:val="none"/>
          <w:lang w:val="en-US"/>
        </w:rPr>
      </w:pPr>
      <w:ins w:id="425" w:author="Мосин Василий Михайлович" w:date="2019-10-02T20:35:00Z">
        <w:r>
          <w:rPr>
            <w:u w:val="none"/>
            <w:lang w:val="en-US"/>
          </w:rPr>
          <w:t>Satellite multispectral imagery is extensively used in remote sensing area for land cover classification tasks [26]. For example, medium-resolution spaceborne optical data, from such satellites as Sentinel 2 or Landsat 8, can be used to perform object-based classification of agricultural field parcels</w:t>
        </w:r>
      </w:ins>
      <w:ins w:id="426" w:author="Мосин Василий Михайлович" w:date="2019-10-02T20:53:00Z">
        <w:r w:rsidR="001B5AE2">
          <w:rPr>
            <w:u w:val="none"/>
            <w:lang w:val="en-US"/>
          </w:rPr>
          <w:t xml:space="preserve"> [27]</w:t>
        </w:r>
      </w:ins>
      <w:ins w:id="427" w:author="Мосин Василий Михайлович" w:date="2019-10-02T20:35:00Z">
        <w:r>
          <w:rPr>
            <w:u w:val="none"/>
            <w:lang w:val="en-US"/>
          </w:rPr>
          <w:t xml:space="preserve">. </w:t>
        </w:r>
      </w:ins>
      <w:ins w:id="428" w:author="Мосин Василий Михайлович" w:date="2019-10-03T13:28:00Z">
        <w:r w:rsidR="003648AB">
          <w:rPr>
            <w:u w:val="none"/>
            <w:lang w:val="en-US"/>
          </w:rPr>
          <w:t>The same imagery can be used for area-based analysis of f</w:t>
        </w:r>
      </w:ins>
      <w:ins w:id="429" w:author="Мосин Василий Михайлович" w:date="2019-10-03T13:29:00Z">
        <w:r w:rsidR="003648AB">
          <w:rPr>
            <w:u w:val="none"/>
            <w:lang w:val="en-US"/>
          </w:rPr>
          <w:t xml:space="preserve">orest territories, however to perform more detailed classification at the individual trees level high-resolution </w:t>
        </w:r>
      </w:ins>
      <w:ins w:id="430" w:author="Мосин Василий Михайлович" w:date="2019-10-03T13:30:00Z">
        <w:r w:rsidR="003648AB">
          <w:rPr>
            <w:u w:val="none"/>
            <w:lang w:val="en-US"/>
          </w:rPr>
          <w:t>spaceborne data is required</w:t>
        </w:r>
      </w:ins>
      <w:ins w:id="431" w:author="Мосин Василий Михайлович" w:date="2019-10-03T13:33:00Z">
        <w:r w:rsidR="003648AB">
          <w:rPr>
            <w:u w:val="none"/>
            <w:lang w:val="en-US"/>
          </w:rPr>
          <w:t xml:space="preserve"> [28]</w:t>
        </w:r>
      </w:ins>
      <w:ins w:id="432" w:author="Мосин Василий Михайлович" w:date="2019-10-03T13:30:00Z">
        <w:r w:rsidR="003648AB">
          <w:rPr>
            <w:u w:val="none"/>
            <w:lang w:val="en-US"/>
          </w:rPr>
          <w:t>.</w:t>
        </w:r>
      </w:ins>
    </w:p>
    <w:p w14:paraId="0E7948C4" w14:textId="5DE94D09" w:rsidR="009248AC" w:rsidRDefault="009248AC" w:rsidP="008140A0">
      <w:pPr>
        <w:pStyle w:val="IACSubheading"/>
        <w:jc w:val="both"/>
        <w:rPr>
          <w:ins w:id="433" w:author="Мосин Василий Михайлович" w:date="2019-10-03T13:35:00Z"/>
          <w:u w:val="none"/>
          <w:lang w:val="en-US"/>
        </w:rPr>
      </w:pPr>
    </w:p>
    <w:p w14:paraId="1E30D4E5" w14:textId="5C192255" w:rsidR="008140A0" w:rsidRDefault="006C2215">
      <w:pPr>
        <w:pStyle w:val="IACSubheading"/>
        <w:jc w:val="both"/>
        <w:rPr>
          <w:ins w:id="434" w:author="Мосин Василий Михайлович" w:date="2019-10-03T15:02:00Z"/>
          <w:u w:val="none"/>
          <w:lang w:val="en-US"/>
        </w:rPr>
      </w:pPr>
      <w:ins w:id="435" w:author="Мосин Василий Михайлович" w:date="2019-10-03T13:46:00Z">
        <w:r>
          <w:rPr>
            <w:u w:val="none"/>
            <w:lang w:val="en-US"/>
          </w:rPr>
          <w:t>High-resolution WorldView-2 satellite imagery is used in the ex</w:t>
        </w:r>
      </w:ins>
      <w:ins w:id="436" w:author="Мосин Василий Михайлович" w:date="2019-10-03T13:47:00Z">
        <w:r>
          <w:rPr>
            <w:u w:val="none"/>
            <w:lang w:val="en-US"/>
          </w:rPr>
          <w:t xml:space="preserve">perimental part in this project. The sensor has one </w:t>
        </w:r>
      </w:ins>
      <w:ins w:id="437" w:author="Мосин Василий Михайлович" w:date="2019-10-03T13:54:00Z">
        <w:r>
          <w:rPr>
            <w:u w:val="none"/>
            <w:lang w:val="en-US"/>
          </w:rPr>
          <w:t xml:space="preserve">panchromatic band with 0.46 m </w:t>
        </w:r>
      </w:ins>
      <w:ins w:id="438" w:author="Мосин Василий Михайлович" w:date="2019-10-03T13:55:00Z">
        <w:r>
          <w:rPr>
            <w:u w:val="none"/>
            <w:lang w:val="en-US"/>
          </w:rPr>
          <w:t>ground resolution at Nadir and eight</w:t>
        </w:r>
      </w:ins>
      <w:ins w:id="439" w:author="Мосин Василий Михайлович" w:date="2019-10-03T13:57:00Z">
        <w:r>
          <w:rPr>
            <w:u w:val="none"/>
            <w:lang w:val="en-US"/>
          </w:rPr>
          <w:t xml:space="preserve"> multispectral bands in visible and near-infrared spectral ranges (</w:t>
        </w:r>
      </w:ins>
      <w:ins w:id="440" w:author="Мосин Василий Михайлович" w:date="2019-10-03T13:58:00Z">
        <w:r w:rsidR="00227CFB">
          <w:rPr>
            <w:u w:val="none"/>
            <w:lang w:val="en-US"/>
          </w:rPr>
          <w:t>400-1040 nm) with 1.84 m ground resolution at Nadir.</w:t>
        </w:r>
      </w:ins>
      <w:ins w:id="441" w:author="Мосин Василий Михайлович" w:date="2019-10-03T14:39:00Z">
        <w:r w:rsidR="00BF5AD7">
          <w:rPr>
            <w:u w:val="none"/>
            <w:lang w:val="en-US"/>
          </w:rPr>
          <w:t xml:space="preserve"> </w:t>
        </w:r>
      </w:ins>
      <w:ins w:id="442" w:author="Мосин Василий Михайлович" w:date="2019-10-03T14:42:00Z">
        <w:r w:rsidR="00BF5AD7">
          <w:rPr>
            <w:u w:val="none"/>
            <w:lang w:val="en-US"/>
          </w:rPr>
          <w:t>To make the experiment consistent</w:t>
        </w:r>
      </w:ins>
      <w:ins w:id="443" w:author="Мосин Василий Михайлович" w:date="2019-10-03T14:43:00Z">
        <w:r w:rsidR="00BF5AD7">
          <w:rPr>
            <w:u w:val="none"/>
            <w:lang w:val="en-US"/>
          </w:rPr>
          <w:t xml:space="preserve"> the satellite image should be taken close to the date of hyperspectral image acquisition </w:t>
        </w:r>
      </w:ins>
      <w:ins w:id="444" w:author="Мосин Василий Михайлович" w:date="2019-10-03T14:45:00Z">
        <w:r w:rsidR="00BF5AD7">
          <w:rPr>
            <w:u w:val="none"/>
            <w:lang w:val="en-US"/>
          </w:rPr>
          <w:t xml:space="preserve">and </w:t>
        </w:r>
      </w:ins>
      <w:ins w:id="445" w:author="Мосин Василий Михайлович" w:date="2019-10-03T14:43:00Z">
        <w:r w:rsidR="00BF5AD7">
          <w:rPr>
            <w:u w:val="none"/>
            <w:lang w:val="en-US"/>
          </w:rPr>
          <w:t>during lea</w:t>
        </w:r>
      </w:ins>
      <w:ins w:id="446" w:author="Мосин Василий Михайлович" w:date="2019-10-03T14:44:00Z">
        <w:r w:rsidR="00BF5AD7">
          <w:rPr>
            <w:u w:val="none"/>
            <w:lang w:val="en-US"/>
          </w:rPr>
          <w:t>ves</w:t>
        </w:r>
      </w:ins>
      <w:ins w:id="447" w:author="Мосин Василий Михайлович" w:date="2019-10-03T14:43:00Z">
        <w:r w:rsidR="00BF5AD7">
          <w:rPr>
            <w:u w:val="none"/>
            <w:lang w:val="en-US"/>
          </w:rPr>
          <w:t>-on period</w:t>
        </w:r>
      </w:ins>
      <w:ins w:id="448" w:author="Мосин Василий Михайлович" w:date="2019-10-03T14:44:00Z">
        <w:r w:rsidR="00BF5AD7">
          <w:rPr>
            <w:u w:val="none"/>
            <w:lang w:val="en-US"/>
          </w:rPr>
          <w:t xml:space="preserve">. </w:t>
        </w:r>
      </w:ins>
      <w:ins w:id="449" w:author="Мосин Василий Михайлович" w:date="2019-10-03T14:46:00Z">
        <w:r w:rsidR="00BF5AD7">
          <w:rPr>
            <w:u w:val="none"/>
            <w:lang w:val="en-US"/>
          </w:rPr>
          <w:t xml:space="preserve">However, due to </w:t>
        </w:r>
      </w:ins>
      <w:ins w:id="450" w:author="Мосин Василий Михайлович" w:date="2019-10-03T14:47:00Z">
        <w:r w:rsidR="005F42B6">
          <w:rPr>
            <w:u w:val="none"/>
            <w:lang w:val="en-US"/>
          </w:rPr>
          <w:t xml:space="preserve">frequent cloudiness in the region of experiments the nearest </w:t>
        </w:r>
      </w:ins>
      <w:ins w:id="451" w:author="Мосин Василий Михайлович" w:date="2019-10-03T14:55:00Z">
        <w:r w:rsidR="005F42B6">
          <w:rPr>
            <w:u w:val="none"/>
            <w:lang w:val="en-US"/>
          </w:rPr>
          <w:t>available</w:t>
        </w:r>
      </w:ins>
      <w:ins w:id="452" w:author="Мосин Василий Михайлович" w:date="2019-10-03T14:47:00Z">
        <w:r w:rsidR="005F42B6">
          <w:rPr>
            <w:u w:val="none"/>
            <w:lang w:val="en-US"/>
          </w:rPr>
          <w:t xml:space="preserve"> date of </w:t>
        </w:r>
      </w:ins>
      <w:ins w:id="453" w:author="Мосин Василий Михайлович" w:date="2019-10-03T14:55:00Z">
        <w:r w:rsidR="005F42B6">
          <w:rPr>
            <w:u w:val="none"/>
            <w:lang w:val="en-US"/>
          </w:rPr>
          <w:t>suitable</w:t>
        </w:r>
      </w:ins>
      <w:ins w:id="454" w:author="Мосин Василий Михайлович" w:date="2019-10-03T14:47:00Z">
        <w:r w:rsidR="005F42B6">
          <w:rPr>
            <w:u w:val="none"/>
            <w:lang w:val="en-US"/>
          </w:rPr>
          <w:t xml:space="preserve"> </w:t>
        </w:r>
        <w:proofErr w:type="spellStart"/>
        <w:r w:rsidR="005F42B6">
          <w:rPr>
            <w:u w:val="none"/>
            <w:lang w:val="en-US"/>
          </w:rPr>
          <w:t>WorldView</w:t>
        </w:r>
        <w:proofErr w:type="spellEnd"/>
        <w:r w:rsidR="005F42B6">
          <w:rPr>
            <w:u w:val="none"/>
            <w:lang w:val="en-US"/>
          </w:rPr>
          <w:t xml:space="preserve"> image was </w:t>
        </w:r>
      </w:ins>
      <w:ins w:id="455" w:author="Мосин Василий Михайлович" w:date="2019-10-03T14:48:00Z">
        <w:r w:rsidR="005F42B6">
          <w:rPr>
            <w:u w:val="none"/>
            <w:lang w:val="en-US"/>
          </w:rPr>
          <w:t xml:space="preserve">30 May 2016. Visual comparison of this satellite image with hyperspectral data </w:t>
        </w:r>
      </w:ins>
      <w:ins w:id="456" w:author="Мосин Василий Михайлович" w:date="2019-10-03T14:50:00Z">
        <w:r w:rsidR="005F42B6">
          <w:rPr>
            <w:u w:val="none"/>
            <w:lang w:val="en-US"/>
          </w:rPr>
          <w:t xml:space="preserve">has shown that no significant changes in forest coverage happened </w:t>
        </w:r>
      </w:ins>
      <w:ins w:id="457" w:author="Мосин Василий Михайлович" w:date="2019-10-03T14:56:00Z">
        <w:r w:rsidR="005F42B6">
          <w:rPr>
            <w:u w:val="none"/>
            <w:lang w:val="en-US"/>
          </w:rPr>
          <w:t>for</w:t>
        </w:r>
      </w:ins>
      <w:ins w:id="458" w:author="Мосин Василий Михайлович" w:date="2019-10-03T14:50:00Z">
        <w:r w:rsidR="005F42B6">
          <w:rPr>
            <w:u w:val="none"/>
            <w:lang w:val="en-US"/>
          </w:rPr>
          <w:t xml:space="preserve"> </w:t>
        </w:r>
      </w:ins>
      <w:ins w:id="459" w:author="Мосин Василий Михайлович" w:date="2019-10-03T14:51:00Z">
        <w:r w:rsidR="005F42B6">
          <w:rPr>
            <w:u w:val="none"/>
            <w:lang w:val="en-US"/>
          </w:rPr>
          <w:t xml:space="preserve">three summer seasons (2016, 2017, and 2018 years), so </w:t>
        </w:r>
      </w:ins>
      <w:ins w:id="460" w:author="Мосин Василий Михайлович" w:date="2019-10-03T14:52:00Z">
        <w:r w:rsidR="005F42B6">
          <w:rPr>
            <w:u w:val="none"/>
            <w:lang w:val="en-US"/>
          </w:rPr>
          <w:t>it was d</w:t>
        </w:r>
      </w:ins>
      <w:ins w:id="461" w:author="Мосин Василий Михайлович" w:date="2019-10-03T14:53:00Z">
        <w:r w:rsidR="005F42B6">
          <w:rPr>
            <w:u w:val="none"/>
            <w:lang w:val="en-US"/>
          </w:rPr>
          <w:t xml:space="preserve">ecided to use this image in the experiments. </w:t>
        </w:r>
      </w:ins>
      <w:ins w:id="462" w:author="Мосин Василий Михайлович" w:date="2019-10-03T14:58:00Z">
        <w:r w:rsidR="007F219B">
          <w:rPr>
            <w:u w:val="none"/>
            <w:lang w:val="en-US"/>
          </w:rPr>
          <w:t xml:space="preserve">Eight multispectral bands were preliminarily pansharpened </w:t>
        </w:r>
      </w:ins>
      <w:ins w:id="463" w:author="Мосин Василий Михайлович" w:date="2019-10-03T14:59:00Z">
        <w:r w:rsidR="007F219B">
          <w:rPr>
            <w:u w:val="none"/>
            <w:lang w:val="en-US"/>
          </w:rPr>
          <w:t>with panchromatic band for f</w:t>
        </w:r>
      </w:ins>
      <w:ins w:id="464" w:author="Мосин Василий Михайлович" w:date="2019-10-03T15:01:00Z">
        <w:r w:rsidR="007F219B">
          <w:rPr>
            <w:u w:val="none"/>
            <w:lang w:val="en-US"/>
          </w:rPr>
          <w:t xml:space="preserve">arther usage in </w:t>
        </w:r>
      </w:ins>
      <w:ins w:id="465" w:author="Мосин Василий Михайлович" w:date="2019-10-03T15:02:00Z">
        <w:r w:rsidR="007F219B">
          <w:rPr>
            <w:u w:val="none"/>
            <w:lang w:val="en-US"/>
          </w:rPr>
          <w:t>tree species classification algorithms.</w:t>
        </w:r>
      </w:ins>
    </w:p>
    <w:p w14:paraId="4B47088B" w14:textId="7F1FAB63" w:rsidR="007F219B" w:rsidRDefault="007F219B">
      <w:pPr>
        <w:pStyle w:val="IACSubheading"/>
        <w:jc w:val="both"/>
        <w:rPr>
          <w:ins w:id="466" w:author="Мосин Василий Михайлович" w:date="2019-10-03T15:02:00Z"/>
          <w:u w:val="none"/>
          <w:lang w:val="en-US"/>
        </w:rPr>
      </w:pPr>
    </w:p>
    <w:p w14:paraId="7CFEEE92" w14:textId="47A621FA" w:rsidR="007F219B" w:rsidRPr="000374F8" w:rsidRDefault="000374F8">
      <w:pPr>
        <w:pStyle w:val="IACSubheading"/>
        <w:jc w:val="both"/>
        <w:rPr>
          <w:ins w:id="467" w:author="Мосин Василий Михайлович" w:date="2019-10-03T14:46:00Z"/>
          <w:u w:val="none"/>
          <w:lang w:val="en-US"/>
          <w:rPrChange w:id="468" w:author="Мосин Василий Михайлович" w:date="2019-10-03T15:42:00Z">
            <w:rPr>
              <w:ins w:id="469" w:author="Мосин Василий Михайлович" w:date="2019-10-03T14:46:00Z"/>
              <w:u w:val="none"/>
              <w:lang w:val="en-US"/>
            </w:rPr>
          </w:rPrChange>
        </w:rPr>
      </w:pPr>
      <w:ins w:id="470" w:author="Мосин Василий Михайлович" w:date="2019-10-03T15:43:00Z">
        <w:r>
          <w:rPr>
            <w:u w:val="none"/>
            <w:lang w:val="en-US"/>
          </w:rPr>
          <w:t xml:space="preserve">Figure 5 demonstrates how the same territory </w:t>
        </w:r>
      </w:ins>
      <w:ins w:id="471" w:author="Мосин Василий Михайлович" w:date="2019-10-03T15:44:00Z">
        <w:r w:rsidR="00506E82">
          <w:rPr>
            <w:u w:val="none"/>
            <w:lang w:val="en-US"/>
          </w:rPr>
          <w:t>is presented in true color composites from airborne hyperspectral imagery and spaceborne multispectral imagery</w:t>
        </w:r>
      </w:ins>
      <w:ins w:id="472" w:author="Мосин Василий Михайлович" w:date="2019-10-03T15:45:00Z">
        <w:r w:rsidR="00506E82">
          <w:rPr>
            <w:u w:val="none"/>
            <w:lang w:val="en-US"/>
          </w:rPr>
          <w:t xml:space="preserve">. </w:t>
        </w:r>
      </w:ins>
      <w:ins w:id="473" w:author="Мосин Василий Михайлович" w:date="2019-10-03T15:46:00Z">
        <w:r w:rsidR="00506E82">
          <w:rPr>
            <w:u w:val="none"/>
            <w:lang w:val="en-US"/>
          </w:rPr>
          <w:t>The resolution of satellite i</w:t>
        </w:r>
      </w:ins>
      <w:ins w:id="474" w:author="Мосин Василий Михайлович" w:date="2019-10-03T15:47:00Z">
        <w:r w:rsidR="00506E82">
          <w:rPr>
            <w:u w:val="none"/>
            <w:lang w:val="en-US"/>
          </w:rPr>
          <w:t xml:space="preserve">magery is </w:t>
        </w:r>
      </w:ins>
      <w:ins w:id="475" w:author="Мосин Василий Михайлович" w:date="2019-10-03T15:48:00Z">
        <w:r w:rsidR="00506E82">
          <w:rPr>
            <w:u w:val="none"/>
            <w:lang w:val="en-US"/>
          </w:rPr>
          <w:t>five times smaller than the resolution of hyperspectral imagery used in this</w:t>
        </w:r>
      </w:ins>
      <w:ins w:id="476" w:author="Мосин Василий Михайлович" w:date="2019-10-03T15:49:00Z">
        <w:r w:rsidR="00506E82">
          <w:rPr>
            <w:u w:val="none"/>
            <w:lang w:val="en-US"/>
          </w:rPr>
          <w:t xml:space="preserve"> project, which is visible </w:t>
        </w:r>
      </w:ins>
      <w:ins w:id="477" w:author="Мосин Василий Михайлович" w:date="2019-10-03T15:50:00Z">
        <w:r w:rsidR="00506E82">
          <w:rPr>
            <w:u w:val="none"/>
            <w:lang w:val="en-US"/>
          </w:rPr>
          <w:t>in</w:t>
        </w:r>
      </w:ins>
      <w:ins w:id="478" w:author="Мосин Василий Михайлович" w:date="2019-10-03T15:49:00Z">
        <w:r w:rsidR="00506E82">
          <w:rPr>
            <w:u w:val="none"/>
            <w:lang w:val="en-US"/>
          </w:rPr>
          <w:t xml:space="preserve"> the figure.</w:t>
        </w:r>
      </w:ins>
      <w:ins w:id="479" w:author="Мосин Василий Михайлович" w:date="2019-10-03T15:50:00Z">
        <w:r w:rsidR="00506E82">
          <w:rPr>
            <w:u w:val="none"/>
            <w:lang w:val="en-US"/>
          </w:rPr>
          <w:t xml:space="preserve"> Moreover, the </w:t>
        </w:r>
      </w:ins>
      <w:ins w:id="480" w:author="Мосин Василий Михайлович" w:date="2019-10-03T15:53:00Z">
        <w:r w:rsidR="00506E82">
          <w:rPr>
            <w:u w:val="none"/>
            <w:lang w:val="en-US"/>
          </w:rPr>
          <w:t xml:space="preserve">shapes of the crowns look differently in </w:t>
        </w:r>
        <w:r w:rsidR="009220D4">
          <w:rPr>
            <w:u w:val="none"/>
            <w:lang w:val="en-US"/>
          </w:rPr>
          <w:t>airborne and space</w:t>
        </w:r>
      </w:ins>
      <w:ins w:id="481" w:author="Мосин Василий Михайлович" w:date="2019-10-03T15:54:00Z">
        <w:r w:rsidR="009220D4">
          <w:rPr>
            <w:u w:val="none"/>
            <w:lang w:val="en-US"/>
          </w:rPr>
          <w:t>borne images, since the latter was capture</w:t>
        </w:r>
      </w:ins>
      <w:ins w:id="482" w:author="Мосин Василий Михайлович" w:date="2019-10-03T15:55:00Z">
        <w:r w:rsidR="009220D4">
          <w:rPr>
            <w:u w:val="none"/>
            <w:lang w:val="en-US"/>
          </w:rPr>
          <w:t>d</w:t>
        </w:r>
      </w:ins>
      <w:ins w:id="483" w:author="Мосин Василий Михайлович" w:date="2019-10-03T15:54:00Z">
        <w:r w:rsidR="009220D4">
          <w:rPr>
            <w:u w:val="none"/>
            <w:lang w:val="en-US"/>
          </w:rPr>
          <w:t xml:space="preserve"> at 15 degrees off Nadir, whereas the former was captured </w:t>
        </w:r>
      </w:ins>
      <w:ins w:id="484" w:author="Мосин Василий Михайлович" w:date="2019-10-03T15:55:00Z">
        <w:r w:rsidR="009220D4">
          <w:rPr>
            <w:u w:val="none"/>
            <w:lang w:val="en-US"/>
          </w:rPr>
          <w:t>exactly</w:t>
        </w:r>
      </w:ins>
      <w:ins w:id="485" w:author="Мосин Василий Михайлович" w:date="2019-10-03T15:54:00Z">
        <w:r w:rsidR="009220D4">
          <w:rPr>
            <w:u w:val="none"/>
            <w:lang w:val="en-US"/>
          </w:rPr>
          <w:t xml:space="preserve"> in Nadir.</w:t>
        </w:r>
      </w:ins>
      <w:ins w:id="486" w:author="Мосин Василий Михайлович" w:date="2019-10-03T15:55:00Z">
        <w:r w:rsidR="009220D4">
          <w:rPr>
            <w:u w:val="none"/>
            <w:lang w:val="en-US"/>
          </w:rPr>
          <w:t xml:space="preserve"> Nevertheless, these two layers </w:t>
        </w:r>
      </w:ins>
      <w:ins w:id="487" w:author="Мосин Василий Михайлович" w:date="2019-10-03T15:56:00Z">
        <w:r w:rsidR="009220D4">
          <w:rPr>
            <w:u w:val="none"/>
            <w:lang w:val="en-US"/>
          </w:rPr>
          <w:t xml:space="preserve">of airborne and spaceborne images were aligned using the same crowns as </w:t>
        </w:r>
      </w:ins>
      <w:ins w:id="488" w:author="Мосин Василий Михайлович" w:date="2019-10-03T16:02:00Z">
        <w:r w:rsidR="009220D4">
          <w:rPr>
            <w:u w:val="none"/>
            <w:lang w:val="en-US"/>
          </w:rPr>
          <w:t>GCPs</w:t>
        </w:r>
      </w:ins>
      <w:ins w:id="489" w:author="Мосин Василий Михайлович" w:date="2019-10-03T15:57:00Z">
        <w:r w:rsidR="009220D4">
          <w:rPr>
            <w:u w:val="none"/>
            <w:lang w:val="en-US"/>
          </w:rPr>
          <w:t xml:space="preserve"> to be able to perform tree species classificatio</w:t>
        </w:r>
      </w:ins>
      <w:ins w:id="490" w:author="Мосин Василий Михайлович" w:date="2019-10-03T15:58:00Z">
        <w:r w:rsidR="009220D4">
          <w:rPr>
            <w:u w:val="none"/>
            <w:lang w:val="en-US"/>
          </w:rPr>
          <w:t xml:space="preserve">n experiments. The number of </w:t>
        </w:r>
      </w:ins>
      <w:ins w:id="491" w:author="Мосин Василий Михайлович" w:date="2019-10-03T16:02:00Z">
        <w:r w:rsidR="009220D4">
          <w:rPr>
            <w:u w:val="none"/>
            <w:lang w:val="en-US"/>
          </w:rPr>
          <w:t xml:space="preserve">GCPs </w:t>
        </w:r>
      </w:ins>
      <w:ins w:id="492" w:author="Мосин Василий Михайлович" w:date="2019-10-03T16:03:00Z">
        <w:r w:rsidR="009220D4">
          <w:rPr>
            <w:u w:val="none"/>
            <w:lang w:val="en-US"/>
          </w:rPr>
          <w:t xml:space="preserve">varied from </w:t>
        </w:r>
      </w:ins>
      <w:ins w:id="493" w:author="Мосин Василий Михайлович" w:date="2019-10-03T16:06:00Z">
        <w:r w:rsidR="00116267">
          <w:rPr>
            <w:u w:val="none"/>
            <w:lang w:val="en-US"/>
          </w:rPr>
          <w:t>5</w:t>
        </w:r>
      </w:ins>
      <w:ins w:id="494" w:author="Мосин Василий Михайлович" w:date="2019-10-03T16:03:00Z">
        <w:r w:rsidR="009220D4">
          <w:rPr>
            <w:u w:val="none"/>
            <w:lang w:val="en-US"/>
          </w:rPr>
          <w:t xml:space="preserve"> to </w:t>
        </w:r>
      </w:ins>
      <w:ins w:id="495" w:author="Мосин Василий Михайлович" w:date="2019-10-03T16:06:00Z">
        <w:r w:rsidR="00116267">
          <w:rPr>
            <w:u w:val="none"/>
            <w:lang w:val="en-US"/>
          </w:rPr>
          <w:t>7</w:t>
        </w:r>
      </w:ins>
      <w:bookmarkStart w:id="496" w:name="_GoBack"/>
      <w:bookmarkEnd w:id="496"/>
      <w:ins w:id="497" w:author="Мосин Василий Михайлович" w:date="2019-10-03T16:03:00Z">
        <w:r w:rsidR="009220D4">
          <w:rPr>
            <w:u w:val="none"/>
            <w:lang w:val="en-US"/>
          </w:rPr>
          <w:t xml:space="preserve"> for different test polygons (same as in Sec</w:t>
        </w:r>
      </w:ins>
      <w:ins w:id="498" w:author="Мосин Василий Михайлович" w:date="2019-10-03T16:04:00Z">
        <w:r w:rsidR="009220D4">
          <w:rPr>
            <w:u w:val="none"/>
            <w:lang w:val="en-US"/>
          </w:rPr>
          <w:t>tion 2.2).</w:t>
        </w:r>
      </w:ins>
    </w:p>
    <w:p w14:paraId="30139340" w14:textId="77777777" w:rsidR="00BF5AD7" w:rsidRPr="008140A0" w:rsidRDefault="00BF5AD7">
      <w:pPr>
        <w:pStyle w:val="IACSubheading"/>
        <w:jc w:val="both"/>
        <w:rPr>
          <w:ins w:id="499" w:author="Windows User" w:date="2019-09-27T15:59:00Z"/>
          <w:u w:val="none"/>
          <w:lang w:val="en-US"/>
          <w:rPrChange w:id="500" w:author="Мосин Василий Михайлович" w:date="2019-10-02T20:35:00Z">
            <w:rPr>
              <w:ins w:id="501" w:author="Windows User" w:date="2019-09-27T15:59:00Z"/>
              <w:u w:val="none"/>
            </w:rPr>
          </w:rPrChange>
        </w:rPr>
        <w:pPrChange w:id="502" w:author="Windows User" w:date="2019-09-27T10:31:00Z">
          <w:pPr>
            <w:pStyle w:val="IACSubheading"/>
          </w:pPr>
        </w:pPrChange>
      </w:pPr>
    </w:p>
    <w:p w14:paraId="58C5048E" w14:textId="77777777" w:rsidR="008A0F54" w:rsidRDefault="008A0F54" w:rsidP="008A0F54">
      <w:pPr>
        <w:pStyle w:val="IACSubheading"/>
        <w:keepNext/>
        <w:jc w:val="both"/>
        <w:rPr>
          <w:ins w:id="503" w:author="Windows User" w:date="2019-10-02T15:33:00Z"/>
        </w:rPr>
      </w:pPr>
      <w:ins w:id="504" w:author="Windows User" w:date="2019-10-02T15:33:00Z">
        <w:r w:rsidRPr="00BE67EA">
          <w:rPr>
            <w:noProof/>
            <w:lang w:val="en-US"/>
          </w:rPr>
          <w:drawing>
            <wp:inline distT="0" distB="0" distL="0" distR="0" wp14:anchorId="290D73C8" wp14:editId="041F8831">
              <wp:extent cx="1384935" cy="10712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4935" cy="1071245"/>
                      </a:xfrm>
                      <a:prstGeom prst="rect">
                        <a:avLst/>
                      </a:prstGeom>
                      <a:noFill/>
                      <a:ln>
                        <a:noFill/>
                      </a:ln>
                    </pic:spPr>
                  </pic:pic>
                </a:graphicData>
              </a:graphic>
            </wp:inline>
          </w:drawing>
        </w:r>
        <w:r>
          <w:rPr>
            <w:noProof/>
            <w:lang w:val="en-US"/>
          </w:rPr>
          <w:t xml:space="preserve">   </w:t>
        </w:r>
        <w:r w:rsidRPr="00BE67EA">
          <w:rPr>
            <w:noProof/>
            <w:lang w:val="en-US"/>
          </w:rPr>
          <w:drawing>
            <wp:inline distT="0" distB="0" distL="0" distR="0" wp14:anchorId="48B86CAF" wp14:editId="662E47D8">
              <wp:extent cx="1358265" cy="10712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8265" cy="1071245"/>
                      </a:xfrm>
                      <a:prstGeom prst="rect">
                        <a:avLst/>
                      </a:prstGeom>
                      <a:noFill/>
                      <a:ln>
                        <a:noFill/>
                      </a:ln>
                    </pic:spPr>
                  </pic:pic>
                </a:graphicData>
              </a:graphic>
            </wp:inline>
          </w:drawing>
        </w:r>
      </w:ins>
    </w:p>
    <w:p w14:paraId="194C8EC2" w14:textId="7928999D" w:rsidR="008A0F54" w:rsidRDefault="00BF5AD7" w:rsidP="008A0F54">
      <w:pPr>
        <w:pStyle w:val="af8"/>
        <w:rPr>
          <w:ins w:id="505" w:author="Windows User" w:date="2019-10-02T15:33:00Z"/>
          <w:noProof/>
          <w:lang w:val="en-US"/>
        </w:rPr>
      </w:pPr>
      <w:ins w:id="506" w:author="Мосин Василий Михайлович" w:date="2019-10-03T14:37:00Z">
        <w:r w:rsidRPr="00BF5AD7">
          <w:rPr>
            <w:rPrChange w:id="507" w:author="Мосин Василий Михайлович" w:date="2019-10-03T14:37:00Z">
              <w:rPr>
                <w:rStyle w:val="a9"/>
              </w:rPr>
            </w:rPrChange>
          </w:rPr>
          <w:t>Figure</w:t>
        </w:r>
      </w:ins>
      <w:ins w:id="508" w:author="Windows User" w:date="2019-10-02T15:33:00Z">
        <w:r w:rsidR="008A0F54">
          <w:t xml:space="preserve"> </w:t>
        </w:r>
        <w:r w:rsidR="008A0F54">
          <w:fldChar w:fldCharType="begin"/>
        </w:r>
        <w:r w:rsidR="008A0F54">
          <w:instrText xml:space="preserve"> SEQ Figure \* ARABIC </w:instrText>
        </w:r>
        <w:r w:rsidR="008A0F54">
          <w:fldChar w:fldCharType="separate"/>
        </w:r>
      </w:ins>
      <w:ins w:id="509" w:author="Windows User" w:date="2019-10-02T17:28:00Z">
        <w:r w:rsidR="00F51980">
          <w:rPr>
            <w:noProof/>
          </w:rPr>
          <w:t>5</w:t>
        </w:r>
      </w:ins>
      <w:ins w:id="510" w:author="Windows User" w:date="2019-10-02T15:33:00Z">
        <w:r w:rsidR="008A0F54">
          <w:fldChar w:fldCharType="end"/>
        </w:r>
        <w:r w:rsidR="008A0F54">
          <w:t xml:space="preserve">. Examples of true </w:t>
        </w:r>
        <w:proofErr w:type="spellStart"/>
        <w:r w:rsidR="008A0F54">
          <w:t>color</w:t>
        </w:r>
        <w:proofErr w:type="spellEnd"/>
        <w:r w:rsidR="008A0F54">
          <w:t xml:space="preserve"> composites from airborne hyperspectral imagery (left) and spaceborne multispectral imagery (right)</w:t>
        </w:r>
        <w:r w:rsidR="008A0F54">
          <w:rPr>
            <w:noProof/>
          </w:rPr>
          <w:t xml:space="preserve"> for the same area.</w:t>
        </w:r>
      </w:ins>
    </w:p>
    <w:p w14:paraId="1DD5C8FD" w14:textId="77777777" w:rsidR="00BF556C" w:rsidRPr="008140A0" w:rsidRDefault="00BF556C">
      <w:pPr>
        <w:pStyle w:val="IACSubheading"/>
        <w:jc w:val="both"/>
        <w:rPr>
          <w:ins w:id="511" w:author="Windows User" w:date="2019-09-27T10:58:00Z"/>
          <w:u w:val="none"/>
          <w:lang w:val="en-US"/>
          <w:rPrChange w:id="512" w:author="Мосин Василий Михайлович" w:date="2019-10-02T20:39:00Z">
            <w:rPr>
              <w:ins w:id="513" w:author="Windows User" w:date="2019-09-27T10:58:00Z"/>
              <w:u w:val="none"/>
            </w:rPr>
          </w:rPrChange>
        </w:rPr>
        <w:pPrChange w:id="514" w:author="Windows User" w:date="2019-09-27T10:31:00Z">
          <w:pPr>
            <w:pStyle w:val="IACSubheading"/>
          </w:pPr>
        </w:pPrChange>
      </w:pPr>
    </w:p>
    <w:p w14:paraId="02CFBF69" w14:textId="67A3869A" w:rsidR="008E2DDE" w:rsidRDefault="008E2DDE">
      <w:pPr>
        <w:pStyle w:val="IACSubheading"/>
        <w:numPr>
          <w:ilvl w:val="1"/>
          <w:numId w:val="4"/>
        </w:numPr>
        <w:rPr>
          <w:ins w:id="515" w:author="Windows User" w:date="2019-09-27T12:09:00Z"/>
          <w:i/>
          <w:u w:val="none"/>
        </w:rPr>
        <w:pPrChange w:id="516" w:author="Windows User" w:date="2019-10-02T15:02:00Z">
          <w:pPr>
            <w:pStyle w:val="IACSubheading"/>
          </w:pPr>
        </w:pPrChange>
      </w:pPr>
      <w:bookmarkStart w:id="517" w:name="_Ref20921063"/>
      <w:ins w:id="518" w:author="Windows User" w:date="2019-09-27T14:32:00Z">
        <w:r>
          <w:rPr>
            <w:i/>
            <w:u w:val="none"/>
          </w:rPr>
          <w:t>Reference</w:t>
        </w:r>
      </w:ins>
      <w:ins w:id="519" w:author="Windows User" w:date="2019-09-27T12:09:00Z">
        <w:r w:rsidR="0010371A">
          <w:rPr>
            <w:i/>
            <w:u w:val="none"/>
          </w:rPr>
          <w:t xml:space="preserve"> data</w:t>
        </w:r>
        <w:bookmarkEnd w:id="517"/>
      </w:ins>
    </w:p>
    <w:p w14:paraId="76EED145" w14:textId="77777777" w:rsidR="0010371A" w:rsidRDefault="0010371A" w:rsidP="000B55D5">
      <w:pPr>
        <w:pStyle w:val="IACSubheading"/>
        <w:rPr>
          <w:ins w:id="520" w:author="Windows User" w:date="2019-09-27T16:32:00Z"/>
        </w:rPr>
      </w:pPr>
    </w:p>
    <w:p w14:paraId="42DF31C4" w14:textId="4464F6B3" w:rsidR="00820BEF" w:rsidRDefault="00444DAE">
      <w:pPr>
        <w:pStyle w:val="IACSubheading"/>
        <w:jc w:val="both"/>
        <w:rPr>
          <w:ins w:id="521" w:author="Windows User" w:date="2019-09-27T16:19:00Z"/>
          <w:u w:val="none"/>
        </w:rPr>
        <w:pPrChange w:id="522" w:author="Windows User" w:date="2019-09-27T16:33:00Z">
          <w:pPr>
            <w:pStyle w:val="IACSubheading"/>
          </w:pPr>
        </w:pPrChange>
      </w:pPr>
      <w:ins w:id="523" w:author="Windows User" w:date="2019-09-27T16:38:00Z">
        <w:r>
          <w:rPr>
            <w:u w:val="none"/>
          </w:rPr>
          <w:t>For</w:t>
        </w:r>
      </w:ins>
      <w:ins w:id="524" w:author="Windows User" w:date="2019-09-27T16:32:00Z">
        <w:r>
          <w:rPr>
            <w:u w:val="none"/>
          </w:rPr>
          <w:t xml:space="preserve"> every polygon described in </w:t>
        </w:r>
      </w:ins>
      <w:ins w:id="525" w:author="Windows User" w:date="2019-09-27T16:33:00Z">
        <w:r>
          <w:rPr>
            <w:u w:val="none"/>
          </w:rPr>
          <w:fldChar w:fldCharType="begin"/>
        </w:r>
        <w:r>
          <w:rPr>
            <w:u w:val="none"/>
          </w:rPr>
          <w:instrText xml:space="preserve"> REF _Ref20494412 \h </w:instrText>
        </w:r>
      </w:ins>
      <w:r>
        <w:rPr>
          <w:u w:val="none"/>
        </w:rPr>
      </w:r>
      <w:r>
        <w:rPr>
          <w:u w:val="none"/>
        </w:rPr>
        <w:fldChar w:fldCharType="separate"/>
      </w:r>
      <w:ins w:id="526" w:author="Windows User" w:date="2019-10-02T17:28:00Z">
        <w:r w:rsidR="00F51980">
          <w:t xml:space="preserve">Figure </w:t>
        </w:r>
        <w:r w:rsidR="00F51980">
          <w:rPr>
            <w:noProof/>
          </w:rPr>
          <w:t>2</w:t>
        </w:r>
      </w:ins>
      <w:ins w:id="527" w:author="Windows User" w:date="2019-09-27T16:33:00Z">
        <w:r>
          <w:rPr>
            <w:u w:val="none"/>
          </w:rPr>
          <w:fldChar w:fldCharType="end"/>
        </w:r>
        <w:r>
          <w:rPr>
            <w:u w:val="none"/>
          </w:rPr>
          <w:t xml:space="preserve">, </w:t>
        </w:r>
      </w:ins>
      <w:ins w:id="528" w:author="Windows User" w:date="2019-09-27T16:11:00Z">
        <w:r w:rsidR="00820BEF" w:rsidRPr="00820BEF">
          <w:rPr>
            <w:u w:val="none"/>
            <w:rPrChange w:id="529" w:author="Windows User" w:date="2019-09-27T16:11:00Z">
              <w:rPr/>
            </w:rPrChange>
          </w:rPr>
          <w:t xml:space="preserve">there is a sub polygon, 100 m by 50 m size that contains annotations of the four main tree species presented in test region:  </w:t>
        </w:r>
      </w:ins>
      <w:ins w:id="530" w:author="Windows User" w:date="2019-09-27T16:19:00Z">
        <w:r w:rsidR="00EB78F5">
          <w:rPr>
            <w:i/>
            <w:u w:val="none"/>
          </w:rPr>
          <w:t>Spruce, Birch, Fir, and Pine</w:t>
        </w:r>
      </w:ins>
      <w:ins w:id="531" w:author="Windows User" w:date="2019-09-27T16:11:00Z">
        <w:r w:rsidR="00820BEF" w:rsidRPr="00820BEF">
          <w:rPr>
            <w:u w:val="none"/>
            <w:rPrChange w:id="532" w:author="Windows User" w:date="2019-09-27T16:11:00Z">
              <w:rPr/>
            </w:rPrChange>
          </w:rPr>
          <w:t xml:space="preserve">. All trees with diameter at breast height (DBH) larger than 6 cm were </w:t>
        </w:r>
        <w:proofErr w:type="spellStart"/>
        <w:r w:rsidR="00820BEF" w:rsidRPr="00820BEF">
          <w:rPr>
            <w:u w:val="none"/>
            <w:rPrChange w:id="533" w:author="Windows User" w:date="2019-09-27T16:11:00Z">
              <w:rPr/>
            </w:rPrChange>
          </w:rPr>
          <w:t>labeled</w:t>
        </w:r>
        <w:proofErr w:type="spellEnd"/>
        <w:r w:rsidR="00820BEF" w:rsidRPr="00820BEF">
          <w:rPr>
            <w:u w:val="none"/>
            <w:rPrChange w:id="534" w:author="Windows User" w:date="2019-09-27T16:11:00Z">
              <w:rPr/>
            </w:rPrChange>
          </w:rPr>
          <w:t xml:space="preserve">, 3000 trees in total. </w:t>
        </w:r>
      </w:ins>
      <w:ins w:id="535" w:author="Windows User" w:date="2019-09-27T16:42:00Z">
        <w:r w:rsidR="009A18C2">
          <w:rPr>
            <w:u w:val="none"/>
          </w:rPr>
          <w:fldChar w:fldCharType="begin"/>
        </w:r>
        <w:r w:rsidR="009A18C2">
          <w:rPr>
            <w:u w:val="none"/>
          </w:rPr>
          <w:instrText xml:space="preserve"> REF _Ref20494982 \h </w:instrText>
        </w:r>
      </w:ins>
      <w:r w:rsidR="009A18C2">
        <w:rPr>
          <w:u w:val="none"/>
        </w:rPr>
      </w:r>
      <w:r w:rsidR="009A18C2">
        <w:rPr>
          <w:u w:val="none"/>
        </w:rPr>
        <w:fldChar w:fldCharType="separate"/>
      </w:r>
      <w:ins w:id="536" w:author="Мосин Василий Михайлович" w:date="2019-10-03T14:36:00Z">
        <w:r w:rsidR="00BF5AD7">
          <w:t xml:space="preserve">Table </w:t>
        </w:r>
        <w:r w:rsidR="00BF5AD7">
          <w:rPr>
            <w:noProof/>
          </w:rPr>
          <w:t>1</w:t>
        </w:r>
      </w:ins>
      <w:ins w:id="537" w:author="Windows User" w:date="2019-09-27T16:42:00Z">
        <w:r w:rsidR="009A18C2">
          <w:rPr>
            <w:u w:val="none"/>
          </w:rPr>
          <w:fldChar w:fldCharType="end"/>
        </w:r>
        <w:r w:rsidR="009A18C2">
          <w:rPr>
            <w:u w:val="none"/>
          </w:rPr>
          <w:t xml:space="preserve"> </w:t>
        </w:r>
      </w:ins>
      <w:ins w:id="538" w:author="Windows User" w:date="2019-09-27T16:11:00Z">
        <w:r w:rsidR="00820BEF" w:rsidRPr="00820BEF">
          <w:rPr>
            <w:u w:val="none"/>
            <w:rPrChange w:id="539" w:author="Windows User" w:date="2019-09-27T16:11:00Z">
              <w:rPr/>
            </w:rPrChange>
          </w:rPr>
          <w:t>contains the amount of different reference tree species for every test polygon.</w:t>
        </w:r>
      </w:ins>
    </w:p>
    <w:p w14:paraId="0784F3C3" w14:textId="77777777" w:rsidR="00820BEF" w:rsidRDefault="00820BEF" w:rsidP="000B55D5">
      <w:pPr>
        <w:pStyle w:val="IACSubheading"/>
        <w:rPr>
          <w:ins w:id="540" w:author="Windows User" w:date="2019-09-27T16:19:00Z"/>
          <w:u w:val="none"/>
        </w:rPr>
      </w:pPr>
    </w:p>
    <w:p w14:paraId="1288453A" w14:textId="5AD18602" w:rsidR="00820BEF" w:rsidRDefault="00666699" w:rsidP="00820BEF">
      <w:pPr>
        <w:keepNext/>
        <w:ind w:firstLine="0"/>
        <w:jc w:val="center"/>
        <w:rPr>
          <w:ins w:id="541" w:author="Windows User" w:date="2019-09-27T16:19:00Z"/>
        </w:rPr>
      </w:pPr>
      <w:ins w:id="542" w:author="Windows User" w:date="2019-09-27T16:19:00Z">
        <w:r w:rsidRPr="00A567D8">
          <w:rPr>
            <w:noProof/>
            <w:lang w:val="en-US"/>
          </w:rPr>
          <w:drawing>
            <wp:inline distT="0" distB="0" distL="0" distR="0" wp14:anchorId="6EDA1836" wp14:editId="6571D3A6">
              <wp:extent cx="2313305" cy="23539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3305" cy="2353945"/>
                      </a:xfrm>
                      <a:prstGeom prst="rect">
                        <a:avLst/>
                      </a:prstGeom>
                      <a:noFill/>
                      <a:ln>
                        <a:noFill/>
                      </a:ln>
                    </pic:spPr>
                  </pic:pic>
                </a:graphicData>
              </a:graphic>
            </wp:inline>
          </w:drawing>
        </w:r>
      </w:ins>
    </w:p>
    <w:p w14:paraId="10D47D31" w14:textId="199F96D3" w:rsidR="00820BEF" w:rsidRDefault="00820BEF" w:rsidP="00820BEF">
      <w:pPr>
        <w:pStyle w:val="af8"/>
        <w:jc w:val="center"/>
        <w:rPr>
          <w:ins w:id="543" w:author="Windows User" w:date="2019-09-27T16:19:00Z"/>
        </w:rPr>
      </w:pPr>
      <w:bookmarkStart w:id="544" w:name="_Ref20468761"/>
      <w:ins w:id="545" w:author="Windows User" w:date="2019-09-27T16:19:00Z">
        <w:r>
          <w:t xml:space="preserve">Figure </w:t>
        </w:r>
        <w:r>
          <w:fldChar w:fldCharType="begin"/>
        </w:r>
        <w:r>
          <w:instrText xml:space="preserve"> SEQ Figure \* ARABIC </w:instrText>
        </w:r>
        <w:r>
          <w:fldChar w:fldCharType="separate"/>
        </w:r>
      </w:ins>
      <w:ins w:id="546" w:author="Windows User" w:date="2019-10-02T17:28:00Z">
        <w:r w:rsidR="00F51980">
          <w:rPr>
            <w:noProof/>
          </w:rPr>
          <w:t>6</w:t>
        </w:r>
      </w:ins>
      <w:ins w:id="547" w:author="Windows User" w:date="2019-09-27T16:19:00Z">
        <w:r>
          <w:fldChar w:fldCharType="end"/>
        </w:r>
        <w:bookmarkEnd w:id="544"/>
        <w:r>
          <w:t>. E</w:t>
        </w:r>
        <w:r w:rsidRPr="00750534">
          <w:t xml:space="preserve">xample of the test polygon (red dot on the left map) with true </w:t>
        </w:r>
        <w:proofErr w:type="spellStart"/>
        <w:r w:rsidRPr="00750534">
          <w:t>color</w:t>
        </w:r>
        <w:proofErr w:type="spellEnd"/>
        <w:r>
          <w:t xml:space="preserve"> </w:t>
        </w:r>
        <w:r w:rsidRPr="00750534">
          <w:t xml:space="preserve">composite obtained from hyperspectral imagery (Red:  622 nm, Green:  </w:t>
        </w:r>
        <w:r w:rsidRPr="00750534">
          <w:lastRenderedPageBreak/>
          <w:t xml:space="preserve">578 nm, Blue:  461 nm) and the </w:t>
        </w:r>
        <w:proofErr w:type="spellStart"/>
        <w:r w:rsidRPr="00750534">
          <w:t>labeled</w:t>
        </w:r>
        <w:proofErr w:type="spellEnd"/>
        <w:r w:rsidRPr="00750534">
          <w:t xml:space="preserve"> reference</w:t>
        </w:r>
        <w:r>
          <w:t xml:space="preserve"> </w:t>
        </w:r>
        <w:r w:rsidRPr="00750534">
          <w:t>trees location</w:t>
        </w:r>
        <w:r>
          <w:t>.</w:t>
        </w:r>
      </w:ins>
    </w:p>
    <w:p w14:paraId="42D38057" w14:textId="77777777" w:rsidR="00110BF4" w:rsidRDefault="00110BF4" w:rsidP="00110BF4">
      <w:pPr>
        <w:ind w:firstLine="0"/>
        <w:rPr>
          <w:ins w:id="548" w:author="Windows User" w:date="2019-09-27T16:26:00Z"/>
          <w:lang w:eastAsia="zh-TW"/>
        </w:rPr>
      </w:pPr>
    </w:p>
    <w:p w14:paraId="46EF64A5" w14:textId="04E863B5" w:rsidR="00444DAE" w:rsidRDefault="00444DAE">
      <w:pPr>
        <w:pStyle w:val="af8"/>
        <w:keepNext/>
        <w:ind w:firstLine="0"/>
        <w:rPr>
          <w:ins w:id="549" w:author="Windows User" w:date="2019-09-27T16:40:00Z"/>
        </w:rPr>
        <w:pPrChange w:id="550" w:author="Windows User" w:date="2019-10-02T15:52:00Z">
          <w:pPr/>
        </w:pPrChange>
      </w:pPr>
      <w:bookmarkStart w:id="551" w:name="_Ref20494982"/>
      <w:ins w:id="552" w:author="Windows User" w:date="2019-09-27T16:40:00Z">
        <w:r>
          <w:t xml:space="preserve">Table </w:t>
        </w:r>
        <w:r>
          <w:fldChar w:fldCharType="begin"/>
        </w:r>
        <w:r>
          <w:instrText xml:space="preserve"> SEQ Table \* ARABIC </w:instrText>
        </w:r>
      </w:ins>
      <w:r>
        <w:fldChar w:fldCharType="separate"/>
      </w:r>
      <w:ins w:id="553" w:author="Windows User" w:date="2019-10-02T17:28:00Z">
        <w:r w:rsidR="00F51980">
          <w:rPr>
            <w:noProof/>
          </w:rPr>
          <w:t>1</w:t>
        </w:r>
      </w:ins>
      <w:ins w:id="554" w:author="Windows User" w:date="2019-09-27T16:40:00Z">
        <w:r>
          <w:fldChar w:fldCharType="end"/>
        </w:r>
        <w:bookmarkEnd w:id="551"/>
        <w:r>
          <w:t>. Distribution of reference trees by class in every polygon</w:t>
        </w:r>
      </w:ins>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Change w:id="555" w:author="Windows User" w:date="2019-09-27T16:30:00Z">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PrChange>
      </w:tblPr>
      <w:tblGrid>
        <w:gridCol w:w="910"/>
        <w:gridCol w:w="808"/>
        <w:gridCol w:w="704"/>
        <w:gridCol w:w="671"/>
        <w:gridCol w:w="572"/>
        <w:gridCol w:w="762"/>
        <w:tblGridChange w:id="556">
          <w:tblGrid>
            <w:gridCol w:w="924"/>
            <w:gridCol w:w="827"/>
            <w:gridCol w:w="727"/>
            <w:gridCol w:w="753"/>
            <w:gridCol w:w="572"/>
            <w:gridCol w:w="828"/>
          </w:tblGrid>
        </w:tblGridChange>
      </w:tblGrid>
      <w:tr w:rsidR="00444DAE" w:rsidRPr="003B37CD" w14:paraId="373E5287" w14:textId="77777777" w:rsidTr="00444DAE">
        <w:trPr>
          <w:ins w:id="557" w:author="Windows User" w:date="2019-09-27T16:26:00Z"/>
          <w:trPrChange w:id="558" w:author="Windows User" w:date="2019-09-27T16:30:00Z">
            <w:trPr>
              <w:wAfter w:w="13" w:type="dxa"/>
            </w:trPr>
          </w:trPrChange>
        </w:trPr>
        <w:tc>
          <w:tcPr>
            <w:tcW w:w="924" w:type="dxa"/>
            <w:tcBorders>
              <w:top w:val="single" w:sz="12" w:space="0" w:color="000000"/>
              <w:bottom w:val="single" w:sz="4" w:space="0" w:color="000000"/>
            </w:tcBorders>
            <w:tcPrChange w:id="559" w:author="Windows User" w:date="2019-09-27T16:30:00Z">
              <w:tcPr>
                <w:tcW w:w="927" w:type="dxa"/>
                <w:tcBorders>
                  <w:top w:val="single" w:sz="12" w:space="0" w:color="000000"/>
                  <w:bottom w:val="single" w:sz="4" w:space="0" w:color="000000"/>
                </w:tcBorders>
              </w:tcPr>
            </w:tcPrChange>
          </w:tcPr>
          <w:p w14:paraId="68F4DC04" w14:textId="77777777" w:rsidR="00110BF4" w:rsidRPr="003B37CD" w:rsidRDefault="00110BF4" w:rsidP="00AB27F6">
            <w:pPr>
              <w:ind w:firstLine="0"/>
              <w:jc w:val="left"/>
              <w:rPr>
                <w:ins w:id="560" w:author="Windows User" w:date="2019-09-27T16:26:00Z"/>
              </w:rPr>
            </w:pPr>
            <w:ins w:id="561" w:author="Windows User" w:date="2019-09-27T16:26:00Z">
              <w:r>
                <w:t>Polygon</w:t>
              </w:r>
            </w:ins>
          </w:p>
        </w:tc>
        <w:tc>
          <w:tcPr>
            <w:tcW w:w="827" w:type="dxa"/>
            <w:tcBorders>
              <w:top w:val="single" w:sz="12" w:space="0" w:color="000000"/>
              <w:bottom w:val="single" w:sz="4" w:space="0" w:color="000000"/>
            </w:tcBorders>
            <w:tcPrChange w:id="562" w:author="Windows User" w:date="2019-09-27T16:30:00Z">
              <w:tcPr>
                <w:tcW w:w="832" w:type="dxa"/>
                <w:tcBorders>
                  <w:top w:val="single" w:sz="12" w:space="0" w:color="000000"/>
                  <w:bottom w:val="single" w:sz="4" w:space="0" w:color="000000"/>
                </w:tcBorders>
              </w:tcPr>
            </w:tcPrChange>
          </w:tcPr>
          <w:p w14:paraId="14A969A3" w14:textId="77777777" w:rsidR="00110BF4" w:rsidRPr="003B37CD" w:rsidRDefault="00110BF4" w:rsidP="00AB27F6">
            <w:pPr>
              <w:ind w:firstLine="0"/>
              <w:jc w:val="left"/>
              <w:rPr>
                <w:ins w:id="563" w:author="Windows User" w:date="2019-09-27T16:26:00Z"/>
              </w:rPr>
            </w:pPr>
            <w:ins w:id="564" w:author="Windows User" w:date="2019-09-27T16:26:00Z">
              <w:r>
                <w:t>Spruce</w:t>
              </w:r>
            </w:ins>
          </w:p>
        </w:tc>
        <w:tc>
          <w:tcPr>
            <w:tcW w:w="727" w:type="dxa"/>
            <w:tcBorders>
              <w:top w:val="single" w:sz="12" w:space="0" w:color="000000"/>
              <w:bottom w:val="single" w:sz="4" w:space="0" w:color="000000"/>
            </w:tcBorders>
            <w:tcPrChange w:id="565" w:author="Windows User" w:date="2019-09-27T16:30:00Z">
              <w:tcPr>
                <w:tcW w:w="732" w:type="dxa"/>
                <w:tcBorders>
                  <w:top w:val="single" w:sz="12" w:space="0" w:color="000000"/>
                  <w:bottom w:val="single" w:sz="4" w:space="0" w:color="000000"/>
                </w:tcBorders>
              </w:tcPr>
            </w:tcPrChange>
          </w:tcPr>
          <w:p w14:paraId="42464012" w14:textId="77777777" w:rsidR="00110BF4" w:rsidRPr="003B37CD" w:rsidRDefault="00110BF4" w:rsidP="00AB27F6">
            <w:pPr>
              <w:ind w:firstLine="0"/>
              <w:jc w:val="left"/>
              <w:rPr>
                <w:ins w:id="566" w:author="Windows User" w:date="2019-09-27T16:26:00Z"/>
              </w:rPr>
            </w:pPr>
            <w:ins w:id="567" w:author="Windows User" w:date="2019-09-27T16:27:00Z">
              <w:r>
                <w:t>Birch</w:t>
              </w:r>
            </w:ins>
          </w:p>
        </w:tc>
        <w:tc>
          <w:tcPr>
            <w:tcW w:w="753" w:type="dxa"/>
            <w:tcBorders>
              <w:top w:val="single" w:sz="12" w:space="0" w:color="000000"/>
              <w:bottom w:val="single" w:sz="4" w:space="0" w:color="000000"/>
            </w:tcBorders>
            <w:tcPrChange w:id="568" w:author="Windows User" w:date="2019-09-27T16:30:00Z">
              <w:tcPr>
                <w:tcW w:w="772" w:type="dxa"/>
                <w:tcBorders>
                  <w:top w:val="single" w:sz="12" w:space="0" w:color="000000"/>
                  <w:bottom w:val="single" w:sz="4" w:space="0" w:color="000000"/>
                </w:tcBorders>
              </w:tcPr>
            </w:tcPrChange>
          </w:tcPr>
          <w:p w14:paraId="1C14D2AD" w14:textId="77777777" w:rsidR="00110BF4" w:rsidRPr="003B37CD" w:rsidRDefault="00110BF4" w:rsidP="00AB27F6">
            <w:pPr>
              <w:ind w:firstLine="0"/>
              <w:jc w:val="left"/>
              <w:rPr>
                <w:ins w:id="569" w:author="Windows User" w:date="2019-09-27T16:26:00Z"/>
              </w:rPr>
            </w:pPr>
            <w:ins w:id="570" w:author="Windows User" w:date="2019-09-27T16:27:00Z">
              <w:r>
                <w:t>Fir</w:t>
              </w:r>
            </w:ins>
          </w:p>
        </w:tc>
        <w:tc>
          <w:tcPr>
            <w:tcW w:w="572" w:type="dxa"/>
            <w:tcBorders>
              <w:top w:val="single" w:sz="12" w:space="0" w:color="000000"/>
              <w:bottom w:val="single" w:sz="4" w:space="0" w:color="000000"/>
              <w:right w:val="single" w:sz="4" w:space="0" w:color="auto"/>
            </w:tcBorders>
            <w:tcPrChange w:id="571" w:author="Windows User" w:date="2019-09-27T16:30:00Z">
              <w:tcPr>
                <w:tcW w:w="523" w:type="dxa"/>
                <w:tcBorders>
                  <w:top w:val="single" w:sz="12" w:space="0" w:color="000000"/>
                  <w:bottom w:val="single" w:sz="4" w:space="0" w:color="000000"/>
                </w:tcBorders>
              </w:tcPr>
            </w:tcPrChange>
          </w:tcPr>
          <w:p w14:paraId="65E2EC0B" w14:textId="77777777" w:rsidR="00110BF4" w:rsidRDefault="00110BF4" w:rsidP="00AB27F6">
            <w:pPr>
              <w:ind w:firstLine="0"/>
              <w:jc w:val="left"/>
              <w:rPr>
                <w:ins w:id="572" w:author="Windows User" w:date="2019-09-27T16:27:00Z"/>
              </w:rPr>
            </w:pPr>
            <w:ins w:id="573" w:author="Windows User" w:date="2019-09-27T16:27:00Z">
              <w:r>
                <w:t>Pine</w:t>
              </w:r>
            </w:ins>
          </w:p>
        </w:tc>
        <w:tc>
          <w:tcPr>
            <w:tcW w:w="828" w:type="dxa"/>
            <w:tcBorders>
              <w:top w:val="single" w:sz="12" w:space="0" w:color="000000"/>
              <w:left w:val="single" w:sz="4" w:space="0" w:color="auto"/>
              <w:bottom w:val="single" w:sz="4" w:space="0" w:color="000000"/>
            </w:tcBorders>
            <w:tcPrChange w:id="574" w:author="Windows User" w:date="2019-09-27T16:30:00Z">
              <w:tcPr>
                <w:tcW w:w="844" w:type="dxa"/>
                <w:tcBorders>
                  <w:top w:val="single" w:sz="12" w:space="0" w:color="000000"/>
                  <w:bottom w:val="single" w:sz="4" w:space="0" w:color="000000"/>
                </w:tcBorders>
              </w:tcPr>
            </w:tcPrChange>
          </w:tcPr>
          <w:p w14:paraId="4D8660D9" w14:textId="77777777" w:rsidR="00110BF4" w:rsidRPr="003B37CD" w:rsidRDefault="00110BF4" w:rsidP="00AB27F6">
            <w:pPr>
              <w:ind w:firstLine="0"/>
              <w:jc w:val="left"/>
              <w:rPr>
                <w:ins w:id="575" w:author="Windows User" w:date="2019-09-27T16:26:00Z"/>
              </w:rPr>
            </w:pPr>
            <w:ins w:id="576" w:author="Windows User" w:date="2019-09-27T16:27:00Z">
              <w:r>
                <w:t>Total</w:t>
              </w:r>
            </w:ins>
          </w:p>
        </w:tc>
      </w:tr>
      <w:tr w:rsidR="00444DAE" w:rsidRPr="003B37CD" w14:paraId="3D3024D2" w14:textId="77777777" w:rsidTr="00444DAE">
        <w:trPr>
          <w:ins w:id="577" w:author="Windows User" w:date="2019-09-27T16:26:00Z"/>
          <w:trPrChange w:id="578" w:author="Windows User" w:date="2019-09-27T16:30:00Z">
            <w:trPr>
              <w:wAfter w:w="13" w:type="dxa"/>
            </w:trPr>
          </w:trPrChange>
        </w:trPr>
        <w:tc>
          <w:tcPr>
            <w:tcW w:w="924" w:type="dxa"/>
            <w:tcBorders>
              <w:bottom w:val="nil"/>
            </w:tcBorders>
            <w:tcPrChange w:id="579" w:author="Windows User" w:date="2019-09-27T16:30:00Z">
              <w:tcPr>
                <w:tcW w:w="927" w:type="dxa"/>
                <w:tcBorders>
                  <w:bottom w:val="nil"/>
                </w:tcBorders>
              </w:tcPr>
            </w:tcPrChange>
          </w:tcPr>
          <w:p w14:paraId="6CF0DBE2" w14:textId="77777777" w:rsidR="00110BF4" w:rsidRPr="003B37CD" w:rsidRDefault="00110BF4" w:rsidP="00AB27F6">
            <w:pPr>
              <w:ind w:firstLine="0"/>
              <w:jc w:val="left"/>
              <w:rPr>
                <w:ins w:id="580" w:author="Windows User" w:date="2019-09-27T16:26:00Z"/>
              </w:rPr>
            </w:pPr>
            <w:ins w:id="581" w:author="Windows User" w:date="2019-09-27T16:27:00Z">
              <w:r>
                <w:t>pp1</w:t>
              </w:r>
            </w:ins>
          </w:p>
        </w:tc>
        <w:tc>
          <w:tcPr>
            <w:tcW w:w="827" w:type="dxa"/>
            <w:tcBorders>
              <w:bottom w:val="nil"/>
            </w:tcBorders>
            <w:tcPrChange w:id="582" w:author="Windows User" w:date="2019-09-27T16:30:00Z">
              <w:tcPr>
                <w:tcW w:w="832" w:type="dxa"/>
                <w:tcBorders>
                  <w:bottom w:val="nil"/>
                </w:tcBorders>
              </w:tcPr>
            </w:tcPrChange>
          </w:tcPr>
          <w:p w14:paraId="6F305AF2" w14:textId="77777777" w:rsidR="00110BF4" w:rsidRPr="003B37CD" w:rsidRDefault="00110BF4" w:rsidP="00AB27F6">
            <w:pPr>
              <w:ind w:firstLine="0"/>
              <w:jc w:val="left"/>
              <w:rPr>
                <w:ins w:id="583" w:author="Windows User" w:date="2019-09-27T16:26:00Z"/>
              </w:rPr>
            </w:pPr>
            <w:ins w:id="584" w:author="Windows User" w:date="2019-09-27T16:28:00Z">
              <w:r>
                <w:t>603</w:t>
              </w:r>
            </w:ins>
          </w:p>
        </w:tc>
        <w:tc>
          <w:tcPr>
            <w:tcW w:w="727" w:type="dxa"/>
            <w:tcBorders>
              <w:bottom w:val="nil"/>
            </w:tcBorders>
            <w:tcPrChange w:id="585" w:author="Windows User" w:date="2019-09-27T16:30:00Z">
              <w:tcPr>
                <w:tcW w:w="732" w:type="dxa"/>
                <w:tcBorders>
                  <w:bottom w:val="nil"/>
                </w:tcBorders>
              </w:tcPr>
            </w:tcPrChange>
          </w:tcPr>
          <w:p w14:paraId="2D1DDAD8" w14:textId="77777777" w:rsidR="00110BF4" w:rsidRPr="003B37CD" w:rsidRDefault="00110BF4" w:rsidP="00AB27F6">
            <w:pPr>
              <w:ind w:firstLine="0"/>
              <w:jc w:val="left"/>
              <w:rPr>
                <w:ins w:id="586" w:author="Windows User" w:date="2019-09-27T16:26:00Z"/>
              </w:rPr>
            </w:pPr>
            <w:ins w:id="587" w:author="Windows User" w:date="2019-09-27T16:28:00Z">
              <w:r>
                <w:t>224</w:t>
              </w:r>
            </w:ins>
          </w:p>
        </w:tc>
        <w:tc>
          <w:tcPr>
            <w:tcW w:w="753" w:type="dxa"/>
            <w:tcBorders>
              <w:bottom w:val="nil"/>
            </w:tcBorders>
            <w:tcPrChange w:id="588" w:author="Windows User" w:date="2019-09-27T16:30:00Z">
              <w:tcPr>
                <w:tcW w:w="772" w:type="dxa"/>
                <w:tcBorders>
                  <w:bottom w:val="nil"/>
                </w:tcBorders>
              </w:tcPr>
            </w:tcPrChange>
          </w:tcPr>
          <w:p w14:paraId="6D615DB8" w14:textId="77777777" w:rsidR="00110BF4" w:rsidRPr="003B37CD" w:rsidRDefault="00110BF4" w:rsidP="00AB27F6">
            <w:pPr>
              <w:ind w:firstLine="0"/>
              <w:jc w:val="left"/>
              <w:rPr>
                <w:ins w:id="589" w:author="Windows User" w:date="2019-09-27T16:26:00Z"/>
              </w:rPr>
            </w:pPr>
            <w:ins w:id="590" w:author="Windows User" w:date="2019-09-27T16:29:00Z">
              <w:r>
                <w:t>20</w:t>
              </w:r>
            </w:ins>
          </w:p>
        </w:tc>
        <w:tc>
          <w:tcPr>
            <w:tcW w:w="572" w:type="dxa"/>
            <w:tcBorders>
              <w:bottom w:val="nil"/>
              <w:right w:val="single" w:sz="4" w:space="0" w:color="auto"/>
            </w:tcBorders>
            <w:tcPrChange w:id="591" w:author="Windows User" w:date="2019-09-27T16:30:00Z">
              <w:tcPr>
                <w:tcW w:w="523" w:type="dxa"/>
                <w:tcBorders>
                  <w:bottom w:val="nil"/>
                </w:tcBorders>
              </w:tcPr>
            </w:tcPrChange>
          </w:tcPr>
          <w:p w14:paraId="4B554019" w14:textId="77777777" w:rsidR="00110BF4" w:rsidRPr="003B37CD" w:rsidRDefault="00110BF4" w:rsidP="00AB27F6">
            <w:pPr>
              <w:ind w:firstLine="0"/>
              <w:jc w:val="left"/>
              <w:rPr>
                <w:ins w:id="592" w:author="Windows User" w:date="2019-09-27T16:27:00Z"/>
              </w:rPr>
            </w:pPr>
            <w:ins w:id="593" w:author="Windows User" w:date="2019-09-27T16:29:00Z">
              <w:r>
                <w:t>-</w:t>
              </w:r>
            </w:ins>
          </w:p>
        </w:tc>
        <w:tc>
          <w:tcPr>
            <w:tcW w:w="828" w:type="dxa"/>
            <w:tcBorders>
              <w:left w:val="single" w:sz="4" w:space="0" w:color="auto"/>
              <w:bottom w:val="nil"/>
            </w:tcBorders>
            <w:tcPrChange w:id="594" w:author="Windows User" w:date="2019-09-27T16:30:00Z">
              <w:tcPr>
                <w:tcW w:w="844" w:type="dxa"/>
                <w:tcBorders>
                  <w:bottom w:val="nil"/>
                </w:tcBorders>
              </w:tcPr>
            </w:tcPrChange>
          </w:tcPr>
          <w:p w14:paraId="2088DA6C" w14:textId="77777777" w:rsidR="00110BF4" w:rsidRPr="003B37CD" w:rsidRDefault="00110BF4" w:rsidP="00AB27F6">
            <w:pPr>
              <w:ind w:firstLine="0"/>
              <w:jc w:val="left"/>
              <w:rPr>
                <w:ins w:id="595" w:author="Windows User" w:date="2019-09-27T16:26:00Z"/>
              </w:rPr>
            </w:pPr>
            <w:ins w:id="596" w:author="Windows User" w:date="2019-09-27T16:29:00Z">
              <w:r>
                <w:t>847</w:t>
              </w:r>
            </w:ins>
          </w:p>
        </w:tc>
      </w:tr>
      <w:tr w:rsidR="00444DAE" w:rsidRPr="003B37CD" w14:paraId="3205DEC5" w14:textId="77777777" w:rsidTr="00444DAE">
        <w:trPr>
          <w:ins w:id="597" w:author="Windows User" w:date="2019-09-27T16:26:00Z"/>
          <w:trPrChange w:id="598" w:author="Windows User" w:date="2019-09-27T16:30:00Z">
            <w:trPr>
              <w:wAfter w:w="13" w:type="dxa"/>
            </w:trPr>
          </w:trPrChange>
        </w:trPr>
        <w:tc>
          <w:tcPr>
            <w:tcW w:w="924" w:type="dxa"/>
            <w:tcBorders>
              <w:top w:val="nil"/>
              <w:bottom w:val="nil"/>
            </w:tcBorders>
            <w:tcPrChange w:id="599" w:author="Windows User" w:date="2019-09-27T16:30:00Z">
              <w:tcPr>
                <w:tcW w:w="927" w:type="dxa"/>
                <w:tcBorders>
                  <w:top w:val="nil"/>
                  <w:bottom w:val="nil"/>
                </w:tcBorders>
              </w:tcPr>
            </w:tcPrChange>
          </w:tcPr>
          <w:p w14:paraId="7B015FFB" w14:textId="77777777" w:rsidR="00110BF4" w:rsidRPr="003B37CD" w:rsidRDefault="00110BF4">
            <w:pPr>
              <w:ind w:firstLine="0"/>
              <w:jc w:val="left"/>
              <w:rPr>
                <w:ins w:id="600" w:author="Windows User" w:date="2019-09-27T16:26:00Z"/>
              </w:rPr>
            </w:pPr>
            <w:ins w:id="601" w:author="Windows User" w:date="2019-09-27T16:27:00Z">
              <w:r>
                <w:t>pp</w:t>
              </w:r>
            </w:ins>
            <w:ins w:id="602" w:author="Windows User" w:date="2019-09-27T16:28:00Z">
              <w:r>
                <w:t>2</w:t>
              </w:r>
            </w:ins>
          </w:p>
        </w:tc>
        <w:tc>
          <w:tcPr>
            <w:tcW w:w="827" w:type="dxa"/>
            <w:tcBorders>
              <w:top w:val="nil"/>
              <w:bottom w:val="nil"/>
            </w:tcBorders>
            <w:tcPrChange w:id="603" w:author="Windows User" w:date="2019-09-27T16:30:00Z">
              <w:tcPr>
                <w:tcW w:w="832" w:type="dxa"/>
                <w:tcBorders>
                  <w:top w:val="nil"/>
                  <w:bottom w:val="nil"/>
                </w:tcBorders>
              </w:tcPr>
            </w:tcPrChange>
          </w:tcPr>
          <w:p w14:paraId="7ECC1C43" w14:textId="77777777" w:rsidR="00110BF4" w:rsidRPr="003B37CD" w:rsidRDefault="00110BF4" w:rsidP="00AB27F6">
            <w:pPr>
              <w:ind w:firstLine="0"/>
              <w:jc w:val="left"/>
              <w:rPr>
                <w:ins w:id="604" w:author="Windows User" w:date="2019-09-27T16:26:00Z"/>
              </w:rPr>
            </w:pPr>
            <w:ins w:id="605" w:author="Windows User" w:date="2019-09-27T16:28:00Z">
              <w:r>
                <w:t>464</w:t>
              </w:r>
            </w:ins>
          </w:p>
        </w:tc>
        <w:tc>
          <w:tcPr>
            <w:tcW w:w="727" w:type="dxa"/>
            <w:tcBorders>
              <w:top w:val="nil"/>
              <w:bottom w:val="nil"/>
            </w:tcBorders>
            <w:tcPrChange w:id="606" w:author="Windows User" w:date="2019-09-27T16:30:00Z">
              <w:tcPr>
                <w:tcW w:w="732" w:type="dxa"/>
                <w:tcBorders>
                  <w:top w:val="nil"/>
                  <w:bottom w:val="nil"/>
                </w:tcBorders>
              </w:tcPr>
            </w:tcPrChange>
          </w:tcPr>
          <w:p w14:paraId="77652EBF" w14:textId="77777777" w:rsidR="00110BF4" w:rsidRPr="003B37CD" w:rsidRDefault="00110BF4" w:rsidP="00AB27F6">
            <w:pPr>
              <w:ind w:firstLine="0"/>
              <w:jc w:val="left"/>
              <w:rPr>
                <w:ins w:id="607" w:author="Windows User" w:date="2019-09-27T16:26:00Z"/>
              </w:rPr>
            </w:pPr>
            <w:ins w:id="608" w:author="Windows User" w:date="2019-09-27T16:28:00Z">
              <w:r>
                <w:t>322</w:t>
              </w:r>
            </w:ins>
          </w:p>
        </w:tc>
        <w:tc>
          <w:tcPr>
            <w:tcW w:w="753" w:type="dxa"/>
            <w:tcBorders>
              <w:top w:val="nil"/>
              <w:bottom w:val="nil"/>
            </w:tcBorders>
            <w:tcPrChange w:id="609" w:author="Windows User" w:date="2019-09-27T16:30:00Z">
              <w:tcPr>
                <w:tcW w:w="772" w:type="dxa"/>
                <w:tcBorders>
                  <w:top w:val="nil"/>
                  <w:bottom w:val="nil"/>
                </w:tcBorders>
              </w:tcPr>
            </w:tcPrChange>
          </w:tcPr>
          <w:p w14:paraId="7FBF51B0" w14:textId="77777777" w:rsidR="00110BF4" w:rsidRPr="003B37CD" w:rsidRDefault="00110BF4" w:rsidP="00AB27F6">
            <w:pPr>
              <w:ind w:firstLine="0"/>
              <w:jc w:val="left"/>
              <w:rPr>
                <w:ins w:id="610" w:author="Windows User" w:date="2019-09-27T16:26:00Z"/>
              </w:rPr>
            </w:pPr>
            <w:ins w:id="611" w:author="Windows User" w:date="2019-09-27T16:29:00Z">
              <w:r>
                <w:t>89</w:t>
              </w:r>
            </w:ins>
          </w:p>
        </w:tc>
        <w:tc>
          <w:tcPr>
            <w:tcW w:w="572" w:type="dxa"/>
            <w:tcBorders>
              <w:top w:val="nil"/>
              <w:bottom w:val="nil"/>
              <w:right w:val="single" w:sz="4" w:space="0" w:color="auto"/>
            </w:tcBorders>
            <w:tcPrChange w:id="612" w:author="Windows User" w:date="2019-09-27T16:30:00Z">
              <w:tcPr>
                <w:tcW w:w="523" w:type="dxa"/>
                <w:tcBorders>
                  <w:top w:val="nil"/>
                  <w:bottom w:val="nil"/>
                </w:tcBorders>
              </w:tcPr>
            </w:tcPrChange>
          </w:tcPr>
          <w:p w14:paraId="69ADDA53" w14:textId="77777777" w:rsidR="00110BF4" w:rsidRPr="003B37CD" w:rsidRDefault="00110BF4" w:rsidP="00AB27F6">
            <w:pPr>
              <w:ind w:firstLine="0"/>
              <w:jc w:val="left"/>
              <w:rPr>
                <w:ins w:id="613" w:author="Windows User" w:date="2019-09-27T16:27:00Z"/>
              </w:rPr>
            </w:pPr>
            <w:ins w:id="614" w:author="Windows User" w:date="2019-09-27T16:29:00Z">
              <w:r>
                <w:t>-</w:t>
              </w:r>
            </w:ins>
          </w:p>
        </w:tc>
        <w:tc>
          <w:tcPr>
            <w:tcW w:w="828" w:type="dxa"/>
            <w:tcBorders>
              <w:top w:val="nil"/>
              <w:left w:val="single" w:sz="4" w:space="0" w:color="auto"/>
              <w:bottom w:val="nil"/>
            </w:tcBorders>
            <w:tcPrChange w:id="615" w:author="Windows User" w:date="2019-09-27T16:30:00Z">
              <w:tcPr>
                <w:tcW w:w="844" w:type="dxa"/>
                <w:tcBorders>
                  <w:top w:val="nil"/>
                  <w:bottom w:val="nil"/>
                </w:tcBorders>
              </w:tcPr>
            </w:tcPrChange>
          </w:tcPr>
          <w:p w14:paraId="4D9D9910" w14:textId="77777777" w:rsidR="00110BF4" w:rsidRPr="003B37CD" w:rsidRDefault="00110BF4" w:rsidP="00AB27F6">
            <w:pPr>
              <w:ind w:firstLine="0"/>
              <w:jc w:val="left"/>
              <w:rPr>
                <w:ins w:id="616" w:author="Windows User" w:date="2019-09-27T16:26:00Z"/>
              </w:rPr>
            </w:pPr>
            <w:ins w:id="617" w:author="Windows User" w:date="2019-09-27T16:29:00Z">
              <w:r>
                <w:t>875</w:t>
              </w:r>
            </w:ins>
          </w:p>
        </w:tc>
      </w:tr>
      <w:tr w:rsidR="00444DAE" w:rsidRPr="003B37CD" w14:paraId="6C1AA8ED" w14:textId="77777777" w:rsidTr="00444DAE">
        <w:trPr>
          <w:ins w:id="618" w:author="Windows User" w:date="2019-09-27T16:26:00Z"/>
          <w:trPrChange w:id="619" w:author="Windows User" w:date="2019-09-27T16:30:00Z">
            <w:trPr>
              <w:wAfter w:w="13" w:type="dxa"/>
            </w:trPr>
          </w:trPrChange>
        </w:trPr>
        <w:tc>
          <w:tcPr>
            <w:tcW w:w="924" w:type="dxa"/>
            <w:tcBorders>
              <w:top w:val="nil"/>
              <w:bottom w:val="nil"/>
            </w:tcBorders>
            <w:tcPrChange w:id="620" w:author="Windows User" w:date="2019-09-27T16:30:00Z">
              <w:tcPr>
                <w:tcW w:w="927" w:type="dxa"/>
                <w:tcBorders>
                  <w:top w:val="nil"/>
                  <w:bottom w:val="nil"/>
                </w:tcBorders>
              </w:tcPr>
            </w:tcPrChange>
          </w:tcPr>
          <w:p w14:paraId="263FEAE2" w14:textId="77777777" w:rsidR="00110BF4" w:rsidRPr="003B37CD" w:rsidRDefault="00110BF4">
            <w:pPr>
              <w:ind w:firstLine="0"/>
              <w:jc w:val="left"/>
              <w:rPr>
                <w:ins w:id="621" w:author="Windows User" w:date="2019-09-27T16:26:00Z"/>
              </w:rPr>
            </w:pPr>
            <w:ins w:id="622" w:author="Windows User" w:date="2019-09-27T16:27:00Z">
              <w:r>
                <w:t>pp</w:t>
              </w:r>
            </w:ins>
            <w:ins w:id="623" w:author="Windows User" w:date="2019-09-27T16:28:00Z">
              <w:r>
                <w:t>3</w:t>
              </w:r>
            </w:ins>
          </w:p>
        </w:tc>
        <w:tc>
          <w:tcPr>
            <w:tcW w:w="827" w:type="dxa"/>
            <w:tcBorders>
              <w:top w:val="nil"/>
              <w:bottom w:val="nil"/>
            </w:tcBorders>
            <w:tcPrChange w:id="624" w:author="Windows User" w:date="2019-09-27T16:30:00Z">
              <w:tcPr>
                <w:tcW w:w="832" w:type="dxa"/>
                <w:tcBorders>
                  <w:top w:val="nil"/>
                  <w:bottom w:val="nil"/>
                </w:tcBorders>
              </w:tcPr>
            </w:tcPrChange>
          </w:tcPr>
          <w:p w14:paraId="7D22A63B" w14:textId="77777777" w:rsidR="00110BF4" w:rsidRPr="003B37CD" w:rsidRDefault="00110BF4" w:rsidP="00AB27F6">
            <w:pPr>
              <w:ind w:firstLine="0"/>
              <w:jc w:val="left"/>
              <w:rPr>
                <w:ins w:id="625" w:author="Windows User" w:date="2019-09-27T16:26:00Z"/>
              </w:rPr>
            </w:pPr>
            <w:ins w:id="626" w:author="Windows User" w:date="2019-09-27T16:28:00Z">
              <w:r>
                <w:t>210</w:t>
              </w:r>
            </w:ins>
          </w:p>
        </w:tc>
        <w:tc>
          <w:tcPr>
            <w:tcW w:w="727" w:type="dxa"/>
            <w:tcBorders>
              <w:top w:val="nil"/>
              <w:bottom w:val="nil"/>
            </w:tcBorders>
            <w:tcPrChange w:id="627" w:author="Windows User" w:date="2019-09-27T16:30:00Z">
              <w:tcPr>
                <w:tcW w:w="732" w:type="dxa"/>
                <w:tcBorders>
                  <w:top w:val="nil"/>
                  <w:bottom w:val="nil"/>
                </w:tcBorders>
              </w:tcPr>
            </w:tcPrChange>
          </w:tcPr>
          <w:p w14:paraId="3550263C" w14:textId="77777777" w:rsidR="00110BF4" w:rsidRPr="003B37CD" w:rsidRDefault="00110BF4" w:rsidP="00AB27F6">
            <w:pPr>
              <w:ind w:firstLine="0"/>
              <w:jc w:val="left"/>
              <w:rPr>
                <w:ins w:id="628" w:author="Windows User" w:date="2019-09-27T16:26:00Z"/>
              </w:rPr>
            </w:pPr>
            <w:ins w:id="629" w:author="Windows User" w:date="2019-09-27T16:26:00Z">
              <w:r>
                <w:t>98</w:t>
              </w:r>
            </w:ins>
          </w:p>
        </w:tc>
        <w:tc>
          <w:tcPr>
            <w:tcW w:w="753" w:type="dxa"/>
            <w:tcBorders>
              <w:top w:val="nil"/>
              <w:bottom w:val="nil"/>
            </w:tcBorders>
            <w:tcPrChange w:id="630" w:author="Windows User" w:date="2019-09-27T16:30:00Z">
              <w:tcPr>
                <w:tcW w:w="772" w:type="dxa"/>
                <w:tcBorders>
                  <w:top w:val="nil"/>
                  <w:bottom w:val="nil"/>
                </w:tcBorders>
              </w:tcPr>
            </w:tcPrChange>
          </w:tcPr>
          <w:p w14:paraId="5ED7AEED" w14:textId="77777777" w:rsidR="00110BF4" w:rsidRPr="003B37CD" w:rsidRDefault="00110BF4" w:rsidP="00AB27F6">
            <w:pPr>
              <w:ind w:firstLine="0"/>
              <w:jc w:val="left"/>
              <w:rPr>
                <w:ins w:id="631" w:author="Windows User" w:date="2019-09-27T16:26:00Z"/>
              </w:rPr>
            </w:pPr>
            <w:ins w:id="632" w:author="Windows User" w:date="2019-09-27T16:29:00Z">
              <w:r>
                <w:t>-</w:t>
              </w:r>
            </w:ins>
          </w:p>
        </w:tc>
        <w:tc>
          <w:tcPr>
            <w:tcW w:w="572" w:type="dxa"/>
            <w:tcBorders>
              <w:top w:val="nil"/>
              <w:bottom w:val="nil"/>
              <w:right w:val="single" w:sz="4" w:space="0" w:color="auto"/>
            </w:tcBorders>
            <w:tcPrChange w:id="633" w:author="Windows User" w:date="2019-09-27T16:30:00Z">
              <w:tcPr>
                <w:tcW w:w="523" w:type="dxa"/>
                <w:tcBorders>
                  <w:top w:val="nil"/>
                  <w:bottom w:val="nil"/>
                </w:tcBorders>
              </w:tcPr>
            </w:tcPrChange>
          </w:tcPr>
          <w:p w14:paraId="135E9FDA" w14:textId="77777777" w:rsidR="00110BF4" w:rsidRPr="003B37CD" w:rsidRDefault="00110BF4" w:rsidP="00AB27F6">
            <w:pPr>
              <w:ind w:firstLine="0"/>
              <w:jc w:val="left"/>
              <w:rPr>
                <w:ins w:id="634" w:author="Windows User" w:date="2019-09-27T16:27:00Z"/>
              </w:rPr>
            </w:pPr>
            <w:ins w:id="635" w:author="Windows User" w:date="2019-09-27T16:29:00Z">
              <w:r>
                <w:t>227</w:t>
              </w:r>
            </w:ins>
          </w:p>
        </w:tc>
        <w:tc>
          <w:tcPr>
            <w:tcW w:w="828" w:type="dxa"/>
            <w:tcBorders>
              <w:top w:val="nil"/>
              <w:left w:val="single" w:sz="4" w:space="0" w:color="auto"/>
              <w:bottom w:val="nil"/>
            </w:tcBorders>
            <w:tcPrChange w:id="636" w:author="Windows User" w:date="2019-09-27T16:30:00Z">
              <w:tcPr>
                <w:tcW w:w="844" w:type="dxa"/>
                <w:tcBorders>
                  <w:top w:val="nil"/>
                  <w:bottom w:val="nil"/>
                </w:tcBorders>
              </w:tcPr>
            </w:tcPrChange>
          </w:tcPr>
          <w:p w14:paraId="30273B4C" w14:textId="77777777" w:rsidR="00110BF4" w:rsidRPr="003B37CD" w:rsidRDefault="00444DAE" w:rsidP="00AB27F6">
            <w:pPr>
              <w:ind w:firstLine="0"/>
              <w:jc w:val="left"/>
              <w:rPr>
                <w:ins w:id="637" w:author="Windows User" w:date="2019-09-27T16:26:00Z"/>
              </w:rPr>
            </w:pPr>
            <w:ins w:id="638" w:author="Windows User" w:date="2019-09-27T16:29:00Z">
              <w:r>
                <w:t>535</w:t>
              </w:r>
            </w:ins>
          </w:p>
        </w:tc>
      </w:tr>
      <w:tr w:rsidR="00444DAE" w:rsidRPr="003B37CD" w14:paraId="185D535D" w14:textId="77777777" w:rsidTr="00444DAE">
        <w:trPr>
          <w:trHeight w:val="80"/>
          <w:ins w:id="639" w:author="Windows User" w:date="2019-09-27T16:26:00Z"/>
          <w:trPrChange w:id="640" w:author="Windows User" w:date="2019-09-27T16:31:00Z">
            <w:trPr>
              <w:wAfter w:w="13" w:type="dxa"/>
            </w:trPr>
          </w:trPrChange>
        </w:trPr>
        <w:tc>
          <w:tcPr>
            <w:tcW w:w="924" w:type="dxa"/>
            <w:tcBorders>
              <w:top w:val="nil"/>
              <w:bottom w:val="single" w:sz="4" w:space="0" w:color="auto"/>
            </w:tcBorders>
            <w:tcPrChange w:id="641" w:author="Windows User" w:date="2019-09-27T16:31:00Z">
              <w:tcPr>
                <w:tcW w:w="927" w:type="dxa"/>
                <w:tcBorders>
                  <w:top w:val="nil"/>
                  <w:bottom w:val="nil"/>
                </w:tcBorders>
              </w:tcPr>
            </w:tcPrChange>
          </w:tcPr>
          <w:p w14:paraId="55CF6F87" w14:textId="77777777" w:rsidR="00110BF4" w:rsidRPr="003B37CD" w:rsidRDefault="00110BF4">
            <w:pPr>
              <w:ind w:firstLine="0"/>
              <w:jc w:val="left"/>
              <w:rPr>
                <w:ins w:id="642" w:author="Windows User" w:date="2019-09-27T16:26:00Z"/>
              </w:rPr>
            </w:pPr>
            <w:ins w:id="643" w:author="Windows User" w:date="2019-09-27T16:28:00Z">
              <w:r>
                <w:t>pp4</w:t>
              </w:r>
            </w:ins>
          </w:p>
        </w:tc>
        <w:tc>
          <w:tcPr>
            <w:tcW w:w="827" w:type="dxa"/>
            <w:tcBorders>
              <w:top w:val="nil"/>
              <w:bottom w:val="single" w:sz="4" w:space="0" w:color="auto"/>
            </w:tcBorders>
            <w:tcPrChange w:id="644" w:author="Windows User" w:date="2019-09-27T16:31:00Z">
              <w:tcPr>
                <w:tcW w:w="832" w:type="dxa"/>
                <w:tcBorders>
                  <w:top w:val="nil"/>
                  <w:bottom w:val="nil"/>
                </w:tcBorders>
              </w:tcPr>
            </w:tcPrChange>
          </w:tcPr>
          <w:p w14:paraId="11F66962" w14:textId="77777777" w:rsidR="00110BF4" w:rsidRPr="003B37CD" w:rsidRDefault="00110BF4" w:rsidP="00AB27F6">
            <w:pPr>
              <w:ind w:firstLine="0"/>
              <w:jc w:val="left"/>
              <w:rPr>
                <w:ins w:id="645" w:author="Windows User" w:date="2019-09-27T16:26:00Z"/>
              </w:rPr>
            </w:pPr>
            <w:ins w:id="646" w:author="Windows User" w:date="2019-09-27T16:28:00Z">
              <w:r>
                <w:t>528</w:t>
              </w:r>
            </w:ins>
          </w:p>
        </w:tc>
        <w:tc>
          <w:tcPr>
            <w:tcW w:w="727" w:type="dxa"/>
            <w:tcBorders>
              <w:top w:val="nil"/>
              <w:bottom w:val="single" w:sz="4" w:space="0" w:color="auto"/>
            </w:tcBorders>
            <w:tcPrChange w:id="647" w:author="Windows User" w:date="2019-09-27T16:31:00Z">
              <w:tcPr>
                <w:tcW w:w="732" w:type="dxa"/>
                <w:tcBorders>
                  <w:top w:val="nil"/>
                  <w:bottom w:val="nil"/>
                </w:tcBorders>
              </w:tcPr>
            </w:tcPrChange>
          </w:tcPr>
          <w:p w14:paraId="35359830" w14:textId="77777777" w:rsidR="00110BF4" w:rsidRPr="003B37CD" w:rsidRDefault="00110BF4" w:rsidP="00AB27F6">
            <w:pPr>
              <w:ind w:firstLine="0"/>
              <w:jc w:val="left"/>
              <w:rPr>
                <w:ins w:id="648" w:author="Windows User" w:date="2019-09-27T16:26:00Z"/>
              </w:rPr>
            </w:pPr>
            <w:ins w:id="649" w:author="Windows User" w:date="2019-09-27T16:26:00Z">
              <w:r>
                <w:t>153</w:t>
              </w:r>
            </w:ins>
          </w:p>
        </w:tc>
        <w:tc>
          <w:tcPr>
            <w:tcW w:w="753" w:type="dxa"/>
            <w:tcBorders>
              <w:top w:val="nil"/>
              <w:bottom w:val="single" w:sz="4" w:space="0" w:color="auto"/>
            </w:tcBorders>
            <w:tcPrChange w:id="650" w:author="Windows User" w:date="2019-09-27T16:31:00Z">
              <w:tcPr>
                <w:tcW w:w="772" w:type="dxa"/>
                <w:tcBorders>
                  <w:top w:val="nil"/>
                  <w:bottom w:val="nil"/>
                </w:tcBorders>
              </w:tcPr>
            </w:tcPrChange>
          </w:tcPr>
          <w:p w14:paraId="641C3D21" w14:textId="77777777" w:rsidR="00110BF4" w:rsidRPr="003B37CD" w:rsidRDefault="00110BF4" w:rsidP="00AB27F6">
            <w:pPr>
              <w:ind w:firstLine="0"/>
              <w:jc w:val="left"/>
              <w:rPr>
                <w:ins w:id="651" w:author="Windows User" w:date="2019-09-27T16:26:00Z"/>
              </w:rPr>
            </w:pPr>
            <w:ins w:id="652" w:author="Windows User" w:date="2019-09-27T16:29:00Z">
              <w:r>
                <w:t>7</w:t>
              </w:r>
            </w:ins>
          </w:p>
        </w:tc>
        <w:tc>
          <w:tcPr>
            <w:tcW w:w="572" w:type="dxa"/>
            <w:tcBorders>
              <w:top w:val="nil"/>
              <w:bottom w:val="single" w:sz="4" w:space="0" w:color="auto"/>
              <w:right w:val="single" w:sz="4" w:space="0" w:color="auto"/>
            </w:tcBorders>
            <w:tcPrChange w:id="653" w:author="Windows User" w:date="2019-09-27T16:31:00Z">
              <w:tcPr>
                <w:tcW w:w="523" w:type="dxa"/>
                <w:tcBorders>
                  <w:top w:val="nil"/>
                  <w:bottom w:val="nil"/>
                </w:tcBorders>
              </w:tcPr>
            </w:tcPrChange>
          </w:tcPr>
          <w:p w14:paraId="2A621712" w14:textId="77777777" w:rsidR="00110BF4" w:rsidRPr="003B37CD" w:rsidRDefault="00110BF4" w:rsidP="00AB27F6">
            <w:pPr>
              <w:ind w:firstLine="0"/>
              <w:jc w:val="left"/>
              <w:rPr>
                <w:ins w:id="654" w:author="Windows User" w:date="2019-09-27T16:27:00Z"/>
              </w:rPr>
            </w:pPr>
            <w:ins w:id="655" w:author="Windows User" w:date="2019-09-27T16:29:00Z">
              <w:r>
                <w:t>-</w:t>
              </w:r>
            </w:ins>
          </w:p>
        </w:tc>
        <w:tc>
          <w:tcPr>
            <w:tcW w:w="828" w:type="dxa"/>
            <w:tcBorders>
              <w:top w:val="nil"/>
              <w:left w:val="single" w:sz="4" w:space="0" w:color="auto"/>
              <w:bottom w:val="single" w:sz="4" w:space="0" w:color="auto"/>
            </w:tcBorders>
            <w:tcPrChange w:id="656" w:author="Windows User" w:date="2019-09-27T16:31:00Z">
              <w:tcPr>
                <w:tcW w:w="844" w:type="dxa"/>
                <w:tcBorders>
                  <w:top w:val="nil"/>
                  <w:bottom w:val="nil"/>
                </w:tcBorders>
              </w:tcPr>
            </w:tcPrChange>
          </w:tcPr>
          <w:p w14:paraId="101BDF97" w14:textId="77777777" w:rsidR="00110BF4" w:rsidRPr="003B37CD" w:rsidRDefault="00444DAE" w:rsidP="00AB27F6">
            <w:pPr>
              <w:ind w:firstLine="0"/>
              <w:jc w:val="left"/>
              <w:rPr>
                <w:ins w:id="657" w:author="Windows User" w:date="2019-09-27T16:26:00Z"/>
              </w:rPr>
            </w:pPr>
            <w:ins w:id="658" w:author="Windows User" w:date="2019-09-27T16:29:00Z">
              <w:r>
                <w:t>688</w:t>
              </w:r>
            </w:ins>
          </w:p>
        </w:tc>
      </w:tr>
      <w:tr w:rsidR="00444DAE" w:rsidRPr="003B37CD" w14:paraId="64CCC574" w14:textId="77777777" w:rsidTr="00444DAE">
        <w:trPr>
          <w:ins w:id="659" w:author="Windows User" w:date="2019-09-27T16:26:00Z"/>
          <w:trPrChange w:id="660" w:author="Windows User" w:date="2019-09-27T16:31:00Z">
            <w:trPr>
              <w:wAfter w:w="13" w:type="dxa"/>
            </w:trPr>
          </w:trPrChange>
        </w:trPr>
        <w:tc>
          <w:tcPr>
            <w:tcW w:w="924" w:type="dxa"/>
            <w:tcBorders>
              <w:top w:val="single" w:sz="4" w:space="0" w:color="auto"/>
              <w:bottom w:val="single" w:sz="12" w:space="0" w:color="000000"/>
            </w:tcBorders>
            <w:tcPrChange w:id="661" w:author="Windows User" w:date="2019-09-27T16:31:00Z">
              <w:tcPr>
                <w:tcW w:w="927" w:type="dxa"/>
                <w:tcBorders>
                  <w:top w:val="nil"/>
                  <w:bottom w:val="single" w:sz="12" w:space="0" w:color="000000"/>
                </w:tcBorders>
              </w:tcPr>
            </w:tcPrChange>
          </w:tcPr>
          <w:p w14:paraId="4F53D068" w14:textId="77777777" w:rsidR="00110BF4" w:rsidRPr="003B37CD" w:rsidRDefault="00444DAE">
            <w:pPr>
              <w:ind w:firstLine="0"/>
              <w:jc w:val="left"/>
              <w:rPr>
                <w:ins w:id="662" w:author="Windows User" w:date="2019-09-27T16:26:00Z"/>
              </w:rPr>
            </w:pPr>
            <w:ins w:id="663" w:author="Windows User" w:date="2019-09-27T16:26:00Z">
              <w:r>
                <w:t>Total</w:t>
              </w:r>
            </w:ins>
          </w:p>
        </w:tc>
        <w:tc>
          <w:tcPr>
            <w:tcW w:w="827" w:type="dxa"/>
            <w:tcBorders>
              <w:top w:val="single" w:sz="4" w:space="0" w:color="auto"/>
              <w:bottom w:val="single" w:sz="12" w:space="0" w:color="000000"/>
            </w:tcBorders>
            <w:tcPrChange w:id="664" w:author="Windows User" w:date="2019-09-27T16:31:00Z">
              <w:tcPr>
                <w:tcW w:w="832" w:type="dxa"/>
                <w:tcBorders>
                  <w:top w:val="nil"/>
                  <w:bottom w:val="single" w:sz="12" w:space="0" w:color="000000"/>
                </w:tcBorders>
              </w:tcPr>
            </w:tcPrChange>
          </w:tcPr>
          <w:p w14:paraId="5D6EF368" w14:textId="77777777" w:rsidR="00110BF4" w:rsidRPr="003B37CD" w:rsidRDefault="00444DAE" w:rsidP="00AB27F6">
            <w:pPr>
              <w:ind w:firstLine="0"/>
              <w:jc w:val="left"/>
              <w:rPr>
                <w:ins w:id="665" w:author="Windows User" w:date="2019-09-27T16:26:00Z"/>
              </w:rPr>
            </w:pPr>
            <w:ins w:id="666" w:author="Windows User" w:date="2019-09-27T16:30:00Z">
              <w:r>
                <w:t>1805</w:t>
              </w:r>
            </w:ins>
          </w:p>
        </w:tc>
        <w:tc>
          <w:tcPr>
            <w:tcW w:w="727" w:type="dxa"/>
            <w:tcBorders>
              <w:top w:val="single" w:sz="4" w:space="0" w:color="auto"/>
              <w:bottom w:val="single" w:sz="12" w:space="0" w:color="000000"/>
            </w:tcBorders>
            <w:tcPrChange w:id="667" w:author="Windows User" w:date="2019-09-27T16:31:00Z">
              <w:tcPr>
                <w:tcW w:w="732" w:type="dxa"/>
                <w:tcBorders>
                  <w:top w:val="nil"/>
                  <w:bottom w:val="single" w:sz="12" w:space="0" w:color="000000"/>
                </w:tcBorders>
              </w:tcPr>
            </w:tcPrChange>
          </w:tcPr>
          <w:p w14:paraId="047CBD85" w14:textId="77777777" w:rsidR="00110BF4" w:rsidRPr="003B37CD" w:rsidRDefault="00444DAE" w:rsidP="00AB27F6">
            <w:pPr>
              <w:ind w:firstLine="0"/>
              <w:jc w:val="left"/>
              <w:rPr>
                <w:ins w:id="668" w:author="Windows User" w:date="2019-09-27T16:26:00Z"/>
              </w:rPr>
            </w:pPr>
            <w:ins w:id="669" w:author="Windows User" w:date="2019-09-27T16:30:00Z">
              <w:r>
                <w:t>797</w:t>
              </w:r>
            </w:ins>
          </w:p>
        </w:tc>
        <w:tc>
          <w:tcPr>
            <w:tcW w:w="753" w:type="dxa"/>
            <w:tcBorders>
              <w:top w:val="single" w:sz="4" w:space="0" w:color="auto"/>
              <w:bottom w:val="single" w:sz="12" w:space="0" w:color="000000"/>
            </w:tcBorders>
            <w:tcPrChange w:id="670" w:author="Windows User" w:date="2019-09-27T16:31:00Z">
              <w:tcPr>
                <w:tcW w:w="772" w:type="dxa"/>
                <w:tcBorders>
                  <w:top w:val="nil"/>
                  <w:bottom w:val="single" w:sz="12" w:space="0" w:color="000000"/>
                </w:tcBorders>
              </w:tcPr>
            </w:tcPrChange>
          </w:tcPr>
          <w:p w14:paraId="407F3789" w14:textId="77777777" w:rsidR="00110BF4" w:rsidRPr="003B37CD" w:rsidRDefault="00444DAE" w:rsidP="00AB27F6">
            <w:pPr>
              <w:ind w:firstLine="0"/>
              <w:jc w:val="left"/>
              <w:rPr>
                <w:ins w:id="671" w:author="Windows User" w:date="2019-09-27T16:26:00Z"/>
              </w:rPr>
            </w:pPr>
            <w:ins w:id="672" w:author="Windows User" w:date="2019-09-27T16:30:00Z">
              <w:r>
                <w:t>116</w:t>
              </w:r>
            </w:ins>
          </w:p>
        </w:tc>
        <w:tc>
          <w:tcPr>
            <w:tcW w:w="572" w:type="dxa"/>
            <w:tcBorders>
              <w:top w:val="single" w:sz="4" w:space="0" w:color="auto"/>
              <w:bottom w:val="single" w:sz="12" w:space="0" w:color="000000"/>
              <w:right w:val="single" w:sz="4" w:space="0" w:color="auto"/>
            </w:tcBorders>
            <w:tcPrChange w:id="673" w:author="Windows User" w:date="2019-09-27T16:31:00Z">
              <w:tcPr>
                <w:tcW w:w="523" w:type="dxa"/>
                <w:tcBorders>
                  <w:top w:val="nil"/>
                  <w:bottom w:val="single" w:sz="12" w:space="0" w:color="000000"/>
                </w:tcBorders>
              </w:tcPr>
            </w:tcPrChange>
          </w:tcPr>
          <w:p w14:paraId="6B8260A7" w14:textId="77777777" w:rsidR="00110BF4" w:rsidRPr="003B37CD" w:rsidRDefault="00444DAE" w:rsidP="00AB27F6">
            <w:pPr>
              <w:ind w:firstLine="0"/>
              <w:jc w:val="left"/>
              <w:rPr>
                <w:ins w:id="674" w:author="Windows User" w:date="2019-09-27T16:27:00Z"/>
              </w:rPr>
            </w:pPr>
            <w:ins w:id="675" w:author="Windows User" w:date="2019-09-27T16:29:00Z">
              <w:r>
                <w:t>227</w:t>
              </w:r>
            </w:ins>
          </w:p>
        </w:tc>
        <w:tc>
          <w:tcPr>
            <w:tcW w:w="828" w:type="dxa"/>
            <w:tcBorders>
              <w:top w:val="single" w:sz="4" w:space="0" w:color="auto"/>
              <w:left w:val="single" w:sz="4" w:space="0" w:color="auto"/>
              <w:bottom w:val="single" w:sz="12" w:space="0" w:color="000000"/>
            </w:tcBorders>
            <w:tcPrChange w:id="676" w:author="Windows User" w:date="2019-09-27T16:31:00Z">
              <w:tcPr>
                <w:tcW w:w="844" w:type="dxa"/>
                <w:tcBorders>
                  <w:top w:val="nil"/>
                  <w:bottom w:val="single" w:sz="12" w:space="0" w:color="000000"/>
                </w:tcBorders>
              </w:tcPr>
            </w:tcPrChange>
          </w:tcPr>
          <w:p w14:paraId="03C2D75D" w14:textId="77777777" w:rsidR="00110BF4" w:rsidRPr="003B37CD" w:rsidRDefault="00444DAE" w:rsidP="00AB27F6">
            <w:pPr>
              <w:ind w:firstLine="0"/>
              <w:jc w:val="left"/>
              <w:rPr>
                <w:ins w:id="677" w:author="Windows User" w:date="2019-09-27T16:26:00Z"/>
              </w:rPr>
            </w:pPr>
            <w:ins w:id="678" w:author="Windows User" w:date="2019-09-27T16:29:00Z">
              <w:r>
                <w:t>2945</w:t>
              </w:r>
            </w:ins>
          </w:p>
        </w:tc>
      </w:tr>
    </w:tbl>
    <w:p w14:paraId="1EBFD599" w14:textId="77777777" w:rsidR="00110BF4" w:rsidRDefault="00110BF4" w:rsidP="000B55D5">
      <w:pPr>
        <w:pStyle w:val="IACSubheading"/>
        <w:rPr>
          <w:ins w:id="679" w:author="Windows User" w:date="2019-09-27T16:32:00Z"/>
          <w:u w:val="none"/>
        </w:rPr>
      </w:pPr>
    </w:p>
    <w:p w14:paraId="40721BFC" w14:textId="5C8BB23D" w:rsidR="00444DAE" w:rsidRDefault="009A18C2">
      <w:pPr>
        <w:pStyle w:val="IACSubheading"/>
        <w:jc w:val="both"/>
        <w:rPr>
          <w:ins w:id="680" w:author="Windows User" w:date="2019-09-28T00:09:00Z"/>
          <w:u w:val="none"/>
        </w:rPr>
        <w:pPrChange w:id="681" w:author="Windows User" w:date="2019-09-27T16:41:00Z">
          <w:pPr>
            <w:pStyle w:val="IACSubheading"/>
          </w:pPr>
        </w:pPrChange>
      </w:pPr>
      <w:ins w:id="682" w:author="Windows User" w:date="2019-09-27T16:44:00Z">
        <w:r>
          <w:rPr>
            <w:u w:val="none"/>
          </w:rPr>
          <w:t>O</w:t>
        </w:r>
        <w:r w:rsidR="008A0F54">
          <w:rPr>
            <w:u w:val="none"/>
          </w:rPr>
          <w:t xml:space="preserve">ne of the issues with the </w:t>
        </w:r>
        <w:proofErr w:type="spellStart"/>
        <w:r w:rsidR="008A0F54">
          <w:rPr>
            <w:u w:val="none"/>
          </w:rPr>
          <w:t>label</w:t>
        </w:r>
        <w:r>
          <w:rPr>
            <w:u w:val="none"/>
          </w:rPr>
          <w:t>ing</w:t>
        </w:r>
        <w:proofErr w:type="spellEnd"/>
        <w:r>
          <w:rPr>
            <w:u w:val="none"/>
          </w:rPr>
          <w:t xml:space="preserve"> process on field was that there was no information about the tree height. Moreover, trees were </w:t>
        </w:r>
        <w:proofErr w:type="spellStart"/>
        <w:r>
          <w:rPr>
            <w:u w:val="none"/>
          </w:rPr>
          <w:t>labeled</w:t>
        </w:r>
        <w:proofErr w:type="spellEnd"/>
        <w:r>
          <w:rPr>
            <w:u w:val="none"/>
          </w:rPr>
          <w:t xml:space="preserve"> regardless their </w:t>
        </w:r>
      </w:ins>
      <w:ins w:id="683" w:author="Windows User" w:date="2019-09-27T16:46:00Z">
        <w:r>
          <w:rPr>
            <w:u w:val="none"/>
          </w:rPr>
          <w:t>visibility</w:t>
        </w:r>
      </w:ins>
      <w:ins w:id="684" w:author="Windows User" w:date="2019-09-27T16:44:00Z">
        <w:r>
          <w:rPr>
            <w:u w:val="none"/>
          </w:rPr>
          <w:t xml:space="preserve"> </w:t>
        </w:r>
      </w:ins>
      <w:ins w:id="685" w:author="Windows User" w:date="2019-09-27T16:46:00Z">
        <w:r>
          <w:rPr>
            <w:u w:val="none"/>
          </w:rPr>
          <w:t>from above.</w:t>
        </w:r>
      </w:ins>
      <w:ins w:id="686" w:author="Windows User" w:date="2019-09-27T16:47:00Z">
        <w:r>
          <w:rPr>
            <w:u w:val="none"/>
          </w:rPr>
          <w:t xml:space="preserve"> For this reason, </w:t>
        </w:r>
      </w:ins>
      <w:ins w:id="687" w:author="Windows User" w:date="2019-09-27T16:32:00Z">
        <w:r w:rsidR="00992EBF">
          <w:rPr>
            <w:u w:val="none"/>
          </w:rPr>
          <w:t>non-visible trees from remote optical sensors</w:t>
        </w:r>
      </w:ins>
      <w:ins w:id="688" w:author="Windows User" w:date="2019-09-27T17:29:00Z">
        <w:r w:rsidR="00992EBF">
          <w:rPr>
            <w:u w:val="none"/>
          </w:rPr>
          <w:t xml:space="preserve"> were filtered out. </w:t>
        </w:r>
      </w:ins>
      <w:ins w:id="689" w:author="Windows User" w:date="2019-09-27T17:30:00Z">
        <w:r w:rsidR="00992EBF">
          <w:rPr>
            <w:u w:val="none"/>
          </w:rPr>
          <w:t>H</w:t>
        </w:r>
      </w:ins>
      <w:ins w:id="690" w:author="Windows User" w:date="2019-09-27T16:32:00Z">
        <w:r w:rsidR="00444DAE" w:rsidRPr="00444DAE">
          <w:rPr>
            <w:u w:val="none"/>
          </w:rPr>
          <w:t xml:space="preserve">eights of the </w:t>
        </w:r>
        <w:proofErr w:type="spellStart"/>
        <w:r w:rsidR="00444DAE" w:rsidRPr="00444DAE">
          <w:rPr>
            <w:u w:val="none"/>
          </w:rPr>
          <w:t>labeled</w:t>
        </w:r>
      </w:ins>
      <w:proofErr w:type="spellEnd"/>
      <w:ins w:id="691" w:author="Windows User" w:date="2019-09-27T16:41:00Z">
        <w:r>
          <w:rPr>
            <w:u w:val="none"/>
          </w:rPr>
          <w:t xml:space="preserve"> </w:t>
        </w:r>
      </w:ins>
      <w:ins w:id="692" w:author="Windows User" w:date="2019-09-27T16:32:00Z">
        <w:r>
          <w:rPr>
            <w:u w:val="none"/>
          </w:rPr>
          <w:t xml:space="preserve">trees were estimated </w:t>
        </w:r>
      </w:ins>
      <w:ins w:id="693" w:author="Windows User" w:date="2019-09-30T00:02:00Z">
        <w:r w:rsidR="003D4208" w:rsidRPr="00444DAE">
          <w:rPr>
            <w:u w:val="none"/>
          </w:rPr>
          <w:t xml:space="preserve">using regression models based on DBH values and </w:t>
        </w:r>
      </w:ins>
      <w:ins w:id="694" w:author="Windows User" w:date="2019-09-30T00:03:00Z">
        <w:r w:rsidR="003D4208" w:rsidRPr="00444DAE">
          <w:rPr>
            <w:u w:val="none"/>
          </w:rPr>
          <w:t>heights information for some of the</w:t>
        </w:r>
      </w:ins>
      <w:ins w:id="695" w:author="Windows User" w:date="2019-09-27T16:41:00Z">
        <w:r>
          <w:rPr>
            <w:u w:val="none"/>
          </w:rPr>
          <w:t xml:space="preserve"> </w:t>
        </w:r>
      </w:ins>
      <w:ins w:id="696" w:author="Windows User" w:date="2019-09-27T16:32:00Z">
        <w:r w:rsidR="00444DAE" w:rsidRPr="00444DAE">
          <w:rPr>
            <w:u w:val="none"/>
          </w:rPr>
          <w:t>model trees in the test polygons.  Locations of remaining trees were adjusted visually in QGIS software using</w:t>
        </w:r>
      </w:ins>
      <w:ins w:id="697" w:author="Windows User" w:date="2019-09-27T16:41:00Z">
        <w:r>
          <w:rPr>
            <w:u w:val="none"/>
          </w:rPr>
          <w:t xml:space="preserve"> </w:t>
        </w:r>
      </w:ins>
      <w:ins w:id="698" w:author="Windows User" w:date="2019-09-27T16:32:00Z">
        <w:r w:rsidR="00444DAE" w:rsidRPr="00444DAE">
          <w:rPr>
            <w:u w:val="none"/>
          </w:rPr>
          <w:t>CHM rasters and true</w:t>
        </w:r>
        <w:r w:rsidR="00444DAE" w:rsidRPr="00014E37">
          <w:rPr>
            <w:u w:val="none"/>
            <w:lang w:val="en-US"/>
            <w:rPrChange w:id="699" w:author="Windows User" w:date="2019-09-27T16:53:00Z">
              <w:rPr>
                <w:u w:val="none"/>
              </w:rPr>
            </w:rPrChange>
          </w:rPr>
          <w:t xml:space="preserve"> color</w:t>
        </w:r>
        <w:r w:rsidR="00444DAE" w:rsidRPr="00444DAE">
          <w:rPr>
            <w:u w:val="none"/>
          </w:rPr>
          <w:t xml:space="preserve"> composites from hyperspectral imagery for exact matching their positioning with</w:t>
        </w:r>
      </w:ins>
      <w:ins w:id="700" w:author="Windows User" w:date="2019-09-27T16:53:00Z">
        <w:r w:rsidR="00014E37">
          <w:rPr>
            <w:u w:val="none"/>
          </w:rPr>
          <w:t xml:space="preserve"> </w:t>
        </w:r>
      </w:ins>
      <w:ins w:id="701" w:author="Windows User" w:date="2019-09-27T16:32:00Z">
        <w:r w:rsidR="00444DAE" w:rsidRPr="00444DAE">
          <w:rPr>
            <w:u w:val="none"/>
          </w:rPr>
          <w:t>the corresponding tree crowns.  Table 2 presents the final numbers of the reference trees collected.</w:t>
        </w:r>
      </w:ins>
    </w:p>
    <w:p w14:paraId="74A85E5F" w14:textId="77777777" w:rsidR="00DB66DB" w:rsidRDefault="00DB66DB">
      <w:pPr>
        <w:pStyle w:val="IACSubheading"/>
        <w:jc w:val="both"/>
        <w:rPr>
          <w:ins w:id="702" w:author="Windows User" w:date="2019-09-28T00:09:00Z"/>
          <w:u w:val="none"/>
        </w:rPr>
        <w:pPrChange w:id="703" w:author="Windows User" w:date="2019-09-27T16:41:00Z">
          <w:pPr>
            <w:pStyle w:val="IACSubheading"/>
          </w:pPr>
        </w:pPrChange>
      </w:pPr>
    </w:p>
    <w:p w14:paraId="5CA23E06" w14:textId="51C8933E" w:rsidR="002406C1" w:rsidRDefault="002406C1">
      <w:pPr>
        <w:pStyle w:val="af8"/>
        <w:keepNext/>
        <w:ind w:firstLine="0"/>
        <w:rPr>
          <w:ins w:id="704" w:author="Windows User" w:date="2019-10-02T15:51:00Z"/>
        </w:rPr>
        <w:pPrChange w:id="705" w:author="Windows User" w:date="2019-10-02T15:51:00Z">
          <w:pPr/>
        </w:pPrChange>
      </w:pPr>
      <w:ins w:id="706" w:author="Windows User" w:date="2019-10-02T15:51:00Z">
        <w:r>
          <w:t xml:space="preserve">Table </w:t>
        </w:r>
        <w:r>
          <w:fldChar w:fldCharType="begin"/>
        </w:r>
        <w:r>
          <w:instrText xml:space="preserve"> SEQ Table \* ARABIC </w:instrText>
        </w:r>
      </w:ins>
      <w:r>
        <w:fldChar w:fldCharType="separate"/>
      </w:r>
      <w:ins w:id="707" w:author="Windows User" w:date="2019-10-02T17:28:00Z">
        <w:r w:rsidR="00F51980">
          <w:rPr>
            <w:noProof/>
          </w:rPr>
          <w:t>2</w:t>
        </w:r>
      </w:ins>
      <w:ins w:id="708" w:author="Windows User" w:date="2019-10-02T15:51:00Z">
        <w:r>
          <w:fldChar w:fldCharType="end"/>
        </w:r>
        <w:r>
          <w:t xml:space="preserve">. </w:t>
        </w:r>
        <w:r w:rsidRPr="001F159F">
          <w:t xml:space="preserve">Final number of the </w:t>
        </w:r>
        <w:proofErr w:type="spellStart"/>
        <w:r w:rsidRPr="001F159F">
          <w:t>labeled</w:t>
        </w:r>
        <w:proofErr w:type="spellEnd"/>
        <w:r w:rsidRPr="001F159F">
          <w:t xml:space="preserve"> reference trees</w:t>
        </w:r>
      </w:ins>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Change w:id="709" w:author="Windows User" w:date="2019-10-02T15:51:00Z">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PrChange>
      </w:tblPr>
      <w:tblGrid>
        <w:gridCol w:w="912"/>
        <w:gridCol w:w="810"/>
        <w:gridCol w:w="706"/>
        <w:gridCol w:w="658"/>
        <w:gridCol w:w="572"/>
        <w:gridCol w:w="769"/>
        <w:tblGridChange w:id="710">
          <w:tblGrid>
            <w:gridCol w:w="912"/>
            <w:gridCol w:w="810"/>
            <w:gridCol w:w="706"/>
            <w:gridCol w:w="658"/>
            <w:gridCol w:w="572"/>
            <w:gridCol w:w="769"/>
          </w:tblGrid>
        </w:tblGridChange>
      </w:tblGrid>
      <w:tr w:rsidR="00DB66DB" w:rsidRPr="003B37CD" w14:paraId="6C47682E" w14:textId="77777777" w:rsidTr="002406C1">
        <w:trPr>
          <w:ins w:id="711" w:author="Windows User" w:date="2019-09-28T00:09:00Z"/>
        </w:trPr>
        <w:tc>
          <w:tcPr>
            <w:tcW w:w="912" w:type="dxa"/>
            <w:tcBorders>
              <w:top w:val="single" w:sz="12" w:space="0" w:color="000000"/>
              <w:bottom w:val="single" w:sz="4" w:space="0" w:color="000000"/>
            </w:tcBorders>
            <w:tcPrChange w:id="712" w:author="Windows User" w:date="2019-10-02T15:51:00Z">
              <w:tcPr>
                <w:tcW w:w="924" w:type="dxa"/>
                <w:tcBorders>
                  <w:top w:val="single" w:sz="12" w:space="0" w:color="000000"/>
                  <w:bottom w:val="single" w:sz="4" w:space="0" w:color="000000"/>
                </w:tcBorders>
              </w:tcPr>
            </w:tcPrChange>
          </w:tcPr>
          <w:p w14:paraId="7A395BD1" w14:textId="77777777" w:rsidR="00DB66DB" w:rsidRPr="003B37CD" w:rsidRDefault="00DB66DB" w:rsidP="00B537AA">
            <w:pPr>
              <w:ind w:firstLine="0"/>
              <w:jc w:val="left"/>
              <w:rPr>
                <w:ins w:id="713" w:author="Windows User" w:date="2019-09-28T00:09:00Z"/>
              </w:rPr>
            </w:pPr>
            <w:ins w:id="714" w:author="Windows User" w:date="2019-09-28T00:09:00Z">
              <w:r>
                <w:t>Polygon</w:t>
              </w:r>
            </w:ins>
          </w:p>
        </w:tc>
        <w:tc>
          <w:tcPr>
            <w:tcW w:w="810" w:type="dxa"/>
            <w:tcBorders>
              <w:top w:val="single" w:sz="12" w:space="0" w:color="000000"/>
              <w:bottom w:val="single" w:sz="4" w:space="0" w:color="000000"/>
            </w:tcBorders>
            <w:tcPrChange w:id="715" w:author="Windows User" w:date="2019-10-02T15:51:00Z">
              <w:tcPr>
                <w:tcW w:w="827" w:type="dxa"/>
                <w:tcBorders>
                  <w:top w:val="single" w:sz="12" w:space="0" w:color="000000"/>
                  <w:bottom w:val="single" w:sz="4" w:space="0" w:color="000000"/>
                </w:tcBorders>
              </w:tcPr>
            </w:tcPrChange>
          </w:tcPr>
          <w:p w14:paraId="05846421" w14:textId="77777777" w:rsidR="00DB66DB" w:rsidRPr="003B37CD" w:rsidRDefault="00DB66DB" w:rsidP="00B537AA">
            <w:pPr>
              <w:ind w:firstLine="0"/>
              <w:jc w:val="left"/>
              <w:rPr>
                <w:ins w:id="716" w:author="Windows User" w:date="2019-09-28T00:09:00Z"/>
              </w:rPr>
            </w:pPr>
            <w:ins w:id="717" w:author="Windows User" w:date="2019-09-28T00:09:00Z">
              <w:r>
                <w:t>Spruce</w:t>
              </w:r>
            </w:ins>
          </w:p>
        </w:tc>
        <w:tc>
          <w:tcPr>
            <w:tcW w:w="706" w:type="dxa"/>
            <w:tcBorders>
              <w:top w:val="single" w:sz="12" w:space="0" w:color="000000"/>
              <w:bottom w:val="single" w:sz="4" w:space="0" w:color="000000"/>
            </w:tcBorders>
            <w:tcPrChange w:id="718" w:author="Windows User" w:date="2019-10-02T15:51:00Z">
              <w:tcPr>
                <w:tcW w:w="727" w:type="dxa"/>
                <w:tcBorders>
                  <w:top w:val="single" w:sz="12" w:space="0" w:color="000000"/>
                  <w:bottom w:val="single" w:sz="4" w:space="0" w:color="000000"/>
                </w:tcBorders>
              </w:tcPr>
            </w:tcPrChange>
          </w:tcPr>
          <w:p w14:paraId="4301FB90" w14:textId="77777777" w:rsidR="00DB66DB" w:rsidRPr="003B37CD" w:rsidRDefault="00DB66DB" w:rsidP="00B537AA">
            <w:pPr>
              <w:ind w:firstLine="0"/>
              <w:jc w:val="left"/>
              <w:rPr>
                <w:ins w:id="719" w:author="Windows User" w:date="2019-09-28T00:09:00Z"/>
              </w:rPr>
            </w:pPr>
            <w:ins w:id="720" w:author="Windows User" w:date="2019-09-28T00:09:00Z">
              <w:r>
                <w:t>Birch</w:t>
              </w:r>
            </w:ins>
          </w:p>
        </w:tc>
        <w:tc>
          <w:tcPr>
            <w:tcW w:w="658" w:type="dxa"/>
            <w:tcBorders>
              <w:top w:val="single" w:sz="12" w:space="0" w:color="000000"/>
              <w:bottom w:val="single" w:sz="4" w:space="0" w:color="000000"/>
            </w:tcBorders>
            <w:tcPrChange w:id="721" w:author="Windows User" w:date="2019-10-02T15:51:00Z">
              <w:tcPr>
                <w:tcW w:w="753" w:type="dxa"/>
                <w:tcBorders>
                  <w:top w:val="single" w:sz="12" w:space="0" w:color="000000"/>
                  <w:bottom w:val="single" w:sz="4" w:space="0" w:color="000000"/>
                </w:tcBorders>
              </w:tcPr>
            </w:tcPrChange>
          </w:tcPr>
          <w:p w14:paraId="3E1C9848" w14:textId="77777777" w:rsidR="00DB66DB" w:rsidRPr="003B37CD" w:rsidRDefault="00DB66DB" w:rsidP="00B537AA">
            <w:pPr>
              <w:ind w:firstLine="0"/>
              <w:jc w:val="left"/>
              <w:rPr>
                <w:ins w:id="722" w:author="Windows User" w:date="2019-09-28T00:09:00Z"/>
              </w:rPr>
            </w:pPr>
            <w:ins w:id="723" w:author="Windows User" w:date="2019-09-28T00:09:00Z">
              <w:r>
                <w:t>Fir</w:t>
              </w:r>
            </w:ins>
          </w:p>
        </w:tc>
        <w:tc>
          <w:tcPr>
            <w:tcW w:w="572" w:type="dxa"/>
            <w:tcBorders>
              <w:top w:val="single" w:sz="12" w:space="0" w:color="000000"/>
              <w:bottom w:val="single" w:sz="4" w:space="0" w:color="000000"/>
              <w:right w:val="single" w:sz="4" w:space="0" w:color="auto"/>
            </w:tcBorders>
            <w:tcPrChange w:id="724" w:author="Windows User" w:date="2019-10-02T15:51:00Z">
              <w:tcPr>
                <w:tcW w:w="572" w:type="dxa"/>
                <w:tcBorders>
                  <w:top w:val="single" w:sz="12" w:space="0" w:color="000000"/>
                  <w:bottom w:val="single" w:sz="4" w:space="0" w:color="000000"/>
                  <w:right w:val="single" w:sz="4" w:space="0" w:color="auto"/>
                </w:tcBorders>
              </w:tcPr>
            </w:tcPrChange>
          </w:tcPr>
          <w:p w14:paraId="6A0ADB3E" w14:textId="77777777" w:rsidR="00DB66DB" w:rsidRDefault="00DB66DB" w:rsidP="00B537AA">
            <w:pPr>
              <w:ind w:firstLine="0"/>
              <w:jc w:val="left"/>
              <w:rPr>
                <w:ins w:id="725" w:author="Windows User" w:date="2019-09-28T00:09:00Z"/>
              </w:rPr>
            </w:pPr>
            <w:ins w:id="726" w:author="Windows User" w:date="2019-09-28T00:09:00Z">
              <w:r>
                <w:t>Pine</w:t>
              </w:r>
            </w:ins>
          </w:p>
        </w:tc>
        <w:tc>
          <w:tcPr>
            <w:tcW w:w="769" w:type="dxa"/>
            <w:tcBorders>
              <w:top w:val="single" w:sz="12" w:space="0" w:color="000000"/>
              <w:left w:val="single" w:sz="4" w:space="0" w:color="auto"/>
              <w:bottom w:val="single" w:sz="4" w:space="0" w:color="000000"/>
            </w:tcBorders>
            <w:tcPrChange w:id="727" w:author="Windows User" w:date="2019-10-02T15:51:00Z">
              <w:tcPr>
                <w:tcW w:w="828" w:type="dxa"/>
                <w:tcBorders>
                  <w:top w:val="single" w:sz="12" w:space="0" w:color="000000"/>
                  <w:left w:val="single" w:sz="4" w:space="0" w:color="auto"/>
                  <w:bottom w:val="single" w:sz="4" w:space="0" w:color="000000"/>
                </w:tcBorders>
              </w:tcPr>
            </w:tcPrChange>
          </w:tcPr>
          <w:p w14:paraId="3D89D89A" w14:textId="77777777" w:rsidR="00DB66DB" w:rsidRPr="003B37CD" w:rsidRDefault="00DB66DB" w:rsidP="00B537AA">
            <w:pPr>
              <w:ind w:firstLine="0"/>
              <w:jc w:val="left"/>
              <w:rPr>
                <w:ins w:id="728" w:author="Windows User" w:date="2019-09-28T00:09:00Z"/>
              </w:rPr>
            </w:pPr>
            <w:ins w:id="729" w:author="Windows User" w:date="2019-09-28T00:09:00Z">
              <w:r>
                <w:t>Total</w:t>
              </w:r>
            </w:ins>
          </w:p>
        </w:tc>
      </w:tr>
      <w:tr w:rsidR="00DB66DB" w:rsidRPr="003B37CD" w14:paraId="3ABD1B23" w14:textId="77777777" w:rsidTr="002406C1">
        <w:trPr>
          <w:ins w:id="730" w:author="Windows User" w:date="2019-09-28T00:09:00Z"/>
        </w:trPr>
        <w:tc>
          <w:tcPr>
            <w:tcW w:w="912" w:type="dxa"/>
            <w:tcBorders>
              <w:bottom w:val="nil"/>
            </w:tcBorders>
            <w:tcPrChange w:id="731" w:author="Windows User" w:date="2019-10-02T15:51:00Z">
              <w:tcPr>
                <w:tcW w:w="924" w:type="dxa"/>
                <w:tcBorders>
                  <w:bottom w:val="nil"/>
                </w:tcBorders>
              </w:tcPr>
            </w:tcPrChange>
          </w:tcPr>
          <w:p w14:paraId="0A749D8E" w14:textId="77777777" w:rsidR="00DB66DB" w:rsidRPr="003B37CD" w:rsidRDefault="00DB66DB" w:rsidP="00B537AA">
            <w:pPr>
              <w:ind w:firstLine="0"/>
              <w:jc w:val="left"/>
              <w:rPr>
                <w:ins w:id="732" w:author="Windows User" w:date="2019-09-28T00:09:00Z"/>
              </w:rPr>
            </w:pPr>
            <w:ins w:id="733" w:author="Windows User" w:date="2019-09-28T00:09:00Z">
              <w:r>
                <w:t>pp1</w:t>
              </w:r>
            </w:ins>
          </w:p>
        </w:tc>
        <w:tc>
          <w:tcPr>
            <w:tcW w:w="810" w:type="dxa"/>
            <w:tcBorders>
              <w:bottom w:val="nil"/>
            </w:tcBorders>
            <w:tcPrChange w:id="734" w:author="Windows User" w:date="2019-10-02T15:51:00Z">
              <w:tcPr>
                <w:tcW w:w="827" w:type="dxa"/>
                <w:tcBorders>
                  <w:bottom w:val="nil"/>
                </w:tcBorders>
              </w:tcPr>
            </w:tcPrChange>
          </w:tcPr>
          <w:p w14:paraId="36CD1958" w14:textId="77777777" w:rsidR="00DB66DB" w:rsidRPr="003B37CD" w:rsidRDefault="006320C7" w:rsidP="00B537AA">
            <w:pPr>
              <w:ind w:firstLine="0"/>
              <w:jc w:val="left"/>
              <w:rPr>
                <w:ins w:id="735" w:author="Windows User" w:date="2019-09-28T00:09:00Z"/>
              </w:rPr>
            </w:pPr>
            <w:ins w:id="736" w:author="Windows User" w:date="2019-09-28T00:26:00Z">
              <w:r>
                <w:t>-</w:t>
              </w:r>
            </w:ins>
          </w:p>
        </w:tc>
        <w:tc>
          <w:tcPr>
            <w:tcW w:w="706" w:type="dxa"/>
            <w:tcBorders>
              <w:bottom w:val="nil"/>
            </w:tcBorders>
            <w:tcPrChange w:id="737" w:author="Windows User" w:date="2019-10-02T15:51:00Z">
              <w:tcPr>
                <w:tcW w:w="727" w:type="dxa"/>
                <w:tcBorders>
                  <w:bottom w:val="nil"/>
                </w:tcBorders>
              </w:tcPr>
            </w:tcPrChange>
          </w:tcPr>
          <w:p w14:paraId="755206C1" w14:textId="77777777" w:rsidR="00DB66DB" w:rsidRPr="003B37CD" w:rsidRDefault="006320C7" w:rsidP="00B537AA">
            <w:pPr>
              <w:ind w:firstLine="0"/>
              <w:jc w:val="left"/>
              <w:rPr>
                <w:ins w:id="738" w:author="Windows User" w:date="2019-09-28T00:09:00Z"/>
              </w:rPr>
            </w:pPr>
            <w:ins w:id="739" w:author="Windows User" w:date="2019-09-28T00:26:00Z">
              <w:r>
                <w:t>-</w:t>
              </w:r>
            </w:ins>
          </w:p>
        </w:tc>
        <w:tc>
          <w:tcPr>
            <w:tcW w:w="658" w:type="dxa"/>
            <w:tcBorders>
              <w:bottom w:val="nil"/>
            </w:tcBorders>
            <w:tcPrChange w:id="740" w:author="Windows User" w:date="2019-10-02T15:51:00Z">
              <w:tcPr>
                <w:tcW w:w="753" w:type="dxa"/>
                <w:tcBorders>
                  <w:bottom w:val="nil"/>
                </w:tcBorders>
              </w:tcPr>
            </w:tcPrChange>
          </w:tcPr>
          <w:p w14:paraId="66DA0662" w14:textId="77777777" w:rsidR="00DB66DB" w:rsidRPr="003B37CD" w:rsidRDefault="006320C7" w:rsidP="00B537AA">
            <w:pPr>
              <w:ind w:firstLine="0"/>
              <w:jc w:val="left"/>
              <w:rPr>
                <w:ins w:id="741" w:author="Windows User" w:date="2019-09-28T00:09:00Z"/>
              </w:rPr>
            </w:pPr>
            <w:ins w:id="742" w:author="Windows User" w:date="2019-09-28T00:26:00Z">
              <w:r>
                <w:t>-</w:t>
              </w:r>
            </w:ins>
          </w:p>
        </w:tc>
        <w:tc>
          <w:tcPr>
            <w:tcW w:w="572" w:type="dxa"/>
            <w:tcBorders>
              <w:bottom w:val="nil"/>
              <w:right w:val="single" w:sz="4" w:space="0" w:color="auto"/>
            </w:tcBorders>
            <w:tcPrChange w:id="743" w:author="Windows User" w:date="2019-10-02T15:51:00Z">
              <w:tcPr>
                <w:tcW w:w="572" w:type="dxa"/>
                <w:tcBorders>
                  <w:bottom w:val="nil"/>
                  <w:right w:val="single" w:sz="4" w:space="0" w:color="auto"/>
                </w:tcBorders>
              </w:tcPr>
            </w:tcPrChange>
          </w:tcPr>
          <w:p w14:paraId="5533C992" w14:textId="77777777" w:rsidR="00DB66DB" w:rsidRPr="003B37CD" w:rsidRDefault="00DB66DB" w:rsidP="00B537AA">
            <w:pPr>
              <w:ind w:firstLine="0"/>
              <w:jc w:val="left"/>
              <w:rPr>
                <w:ins w:id="744" w:author="Windows User" w:date="2019-09-28T00:09:00Z"/>
              </w:rPr>
            </w:pPr>
            <w:ins w:id="745" w:author="Windows User" w:date="2019-09-28T00:09:00Z">
              <w:r>
                <w:t>-</w:t>
              </w:r>
            </w:ins>
          </w:p>
        </w:tc>
        <w:tc>
          <w:tcPr>
            <w:tcW w:w="769" w:type="dxa"/>
            <w:tcBorders>
              <w:left w:val="single" w:sz="4" w:space="0" w:color="auto"/>
              <w:bottom w:val="nil"/>
            </w:tcBorders>
            <w:tcPrChange w:id="746" w:author="Windows User" w:date="2019-10-02T15:51:00Z">
              <w:tcPr>
                <w:tcW w:w="828" w:type="dxa"/>
                <w:tcBorders>
                  <w:left w:val="single" w:sz="4" w:space="0" w:color="auto"/>
                  <w:bottom w:val="nil"/>
                </w:tcBorders>
              </w:tcPr>
            </w:tcPrChange>
          </w:tcPr>
          <w:p w14:paraId="3EC8DC6D" w14:textId="77777777" w:rsidR="00DB66DB" w:rsidRPr="003B37CD" w:rsidRDefault="006320C7" w:rsidP="00B537AA">
            <w:pPr>
              <w:ind w:firstLine="0"/>
              <w:jc w:val="left"/>
              <w:rPr>
                <w:ins w:id="747" w:author="Windows User" w:date="2019-09-28T00:09:00Z"/>
              </w:rPr>
            </w:pPr>
            <w:ins w:id="748" w:author="Windows User" w:date="2019-09-28T00:26:00Z">
              <w:r>
                <w:t>-</w:t>
              </w:r>
            </w:ins>
          </w:p>
        </w:tc>
      </w:tr>
      <w:tr w:rsidR="00DB66DB" w:rsidRPr="003B37CD" w14:paraId="21E3582F" w14:textId="77777777" w:rsidTr="002406C1">
        <w:trPr>
          <w:ins w:id="749" w:author="Windows User" w:date="2019-09-28T00:09:00Z"/>
        </w:trPr>
        <w:tc>
          <w:tcPr>
            <w:tcW w:w="912" w:type="dxa"/>
            <w:tcBorders>
              <w:top w:val="nil"/>
              <w:bottom w:val="nil"/>
            </w:tcBorders>
            <w:tcPrChange w:id="750" w:author="Windows User" w:date="2019-10-02T15:51:00Z">
              <w:tcPr>
                <w:tcW w:w="924" w:type="dxa"/>
                <w:tcBorders>
                  <w:top w:val="nil"/>
                  <w:bottom w:val="nil"/>
                </w:tcBorders>
              </w:tcPr>
            </w:tcPrChange>
          </w:tcPr>
          <w:p w14:paraId="03C6E9E1" w14:textId="77777777" w:rsidR="00DB66DB" w:rsidRPr="003B37CD" w:rsidRDefault="00DB66DB" w:rsidP="00B537AA">
            <w:pPr>
              <w:ind w:firstLine="0"/>
              <w:jc w:val="left"/>
              <w:rPr>
                <w:ins w:id="751" w:author="Windows User" w:date="2019-09-28T00:09:00Z"/>
              </w:rPr>
            </w:pPr>
            <w:ins w:id="752" w:author="Windows User" w:date="2019-09-28T00:09:00Z">
              <w:r>
                <w:t>pp2</w:t>
              </w:r>
            </w:ins>
          </w:p>
        </w:tc>
        <w:tc>
          <w:tcPr>
            <w:tcW w:w="810" w:type="dxa"/>
            <w:tcBorders>
              <w:top w:val="nil"/>
              <w:bottom w:val="nil"/>
            </w:tcBorders>
            <w:tcPrChange w:id="753" w:author="Windows User" w:date="2019-10-02T15:51:00Z">
              <w:tcPr>
                <w:tcW w:w="827" w:type="dxa"/>
                <w:tcBorders>
                  <w:top w:val="nil"/>
                  <w:bottom w:val="nil"/>
                </w:tcBorders>
              </w:tcPr>
            </w:tcPrChange>
          </w:tcPr>
          <w:p w14:paraId="01072041" w14:textId="77777777" w:rsidR="00DB66DB" w:rsidRPr="003B37CD" w:rsidRDefault="006320C7" w:rsidP="00B537AA">
            <w:pPr>
              <w:ind w:firstLine="0"/>
              <w:jc w:val="left"/>
              <w:rPr>
                <w:ins w:id="754" w:author="Windows User" w:date="2019-09-28T00:09:00Z"/>
              </w:rPr>
            </w:pPr>
            <w:ins w:id="755" w:author="Windows User" w:date="2019-09-28T00:27:00Z">
              <w:r>
                <w:t>424</w:t>
              </w:r>
            </w:ins>
          </w:p>
        </w:tc>
        <w:tc>
          <w:tcPr>
            <w:tcW w:w="706" w:type="dxa"/>
            <w:tcBorders>
              <w:top w:val="nil"/>
              <w:bottom w:val="nil"/>
            </w:tcBorders>
            <w:tcPrChange w:id="756" w:author="Windows User" w:date="2019-10-02T15:51:00Z">
              <w:tcPr>
                <w:tcW w:w="727" w:type="dxa"/>
                <w:tcBorders>
                  <w:top w:val="nil"/>
                  <w:bottom w:val="nil"/>
                </w:tcBorders>
              </w:tcPr>
            </w:tcPrChange>
          </w:tcPr>
          <w:p w14:paraId="096D03FB" w14:textId="77777777" w:rsidR="00DB66DB" w:rsidRPr="003B37CD" w:rsidRDefault="006320C7" w:rsidP="00B537AA">
            <w:pPr>
              <w:ind w:firstLine="0"/>
              <w:jc w:val="left"/>
              <w:rPr>
                <w:ins w:id="757" w:author="Windows User" w:date="2019-09-28T00:09:00Z"/>
              </w:rPr>
            </w:pPr>
            <w:ins w:id="758" w:author="Windows User" w:date="2019-09-28T00:27:00Z">
              <w:r>
                <w:t>181</w:t>
              </w:r>
            </w:ins>
          </w:p>
        </w:tc>
        <w:tc>
          <w:tcPr>
            <w:tcW w:w="658" w:type="dxa"/>
            <w:tcBorders>
              <w:top w:val="nil"/>
              <w:bottom w:val="nil"/>
            </w:tcBorders>
            <w:tcPrChange w:id="759" w:author="Windows User" w:date="2019-10-02T15:51:00Z">
              <w:tcPr>
                <w:tcW w:w="753" w:type="dxa"/>
                <w:tcBorders>
                  <w:top w:val="nil"/>
                  <w:bottom w:val="nil"/>
                </w:tcBorders>
              </w:tcPr>
            </w:tcPrChange>
          </w:tcPr>
          <w:p w14:paraId="363E67A9" w14:textId="77777777" w:rsidR="00DB66DB" w:rsidRPr="003B37CD" w:rsidRDefault="006320C7" w:rsidP="00B537AA">
            <w:pPr>
              <w:ind w:firstLine="0"/>
              <w:jc w:val="left"/>
              <w:rPr>
                <w:ins w:id="760" w:author="Windows User" w:date="2019-09-28T00:09:00Z"/>
              </w:rPr>
            </w:pPr>
            <w:ins w:id="761" w:author="Windows User" w:date="2019-09-28T00:27:00Z">
              <w:r>
                <w:t>41</w:t>
              </w:r>
            </w:ins>
          </w:p>
        </w:tc>
        <w:tc>
          <w:tcPr>
            <w:tcW w:w="572" w:type="dxa"/>
            <w:tcBorders>
              <w:top w:val="nil"/>
              <w:bottom w:val="nil"/>
              <w:right w:val="single" w:sz="4" w:space="0" w:color="auto"/>
            </w:tcBorders>
            <w:tcPrChange w:id="762" w:author="Windows User" w:date="2019-10-02T15:51:00Z">
              <w:tcPr>
                <w:tcW w:w="572" w:type="dxa"/>
                <w:tcBorders>
                  <w:top w:val="nil"/>
                  <w:bottom w:val="nil"/>
                  <w:right w:val="single" w:sz="4" w:space="0" w:color="auto"/>
                </w:tcBorders>
              </w:tcPr>
            </w:tcPrChange>
          </w:tcPr>
          <w:p w14:paraId="131B9B92" w14:textId="77777777" w:rsidR="00DB66DB" w:rsidRPr="003B37CD" w:rsidRDefault="00DB66DB" w:rsidP="00B537AA">
            <w:pPr>
              <w:ind w:firstLine="0"/>
              <w:jc w:val="left"/>
              <w:rPr>
                <w:ins w:id="763" w:author="Windows User" w:date="2019-09-28T00:09:00Z"/>
              </w:rPr>
            </w:pPr>
            <w:ins w:id="764" w:author="Windows User" w:date="2019-09-28T00:09:00Z">
              <w:r>
                <w:t>-</w:t>
              </w:r>
            </w:ins>
          </w:p>
        </w:tc>
        <w:tc>
          <w:tcPr>
            <w:tcW w:w="769" w:type="dxa"/>
            <w:tcBorders>
              <w:top w:val="nil"/>
              <w:left w:val="single" w:sz="4" w:space="0" w:color="auto"/>
              <w:bottom w:val="nil"/>
            </w:tcBorders>
            <w:tcPrChange w:id="765" w:author="Windows User" w:date="2019-10-02T15:51:00Z">
              <w:tcPr>
                <w:tcW w:w="828" w:type="dxa"/>
                <w:tcBorders>
                  <w:top w:val="nil"/>
                  <w:left w:val="single" w:sz="4" w:space="0" w:color="auto"/>
                  <w:bottom w:val="nil"/>
                </w:tcBorders>
              </w:tcPr>
            </w:tcPrChange>
          </w:tcPr>
          <w:p w14:paraId="252BF1AE" w14:textId="77777777" w:rsidR="00DB66DB" w:rsidRPr="003B37CD" w:rsidRDefault="006320C7" w:rsidP="00B537AA">
            <w:pPr>
              <w:ind w:firstLine="0"/>
              <w:jc w:val="left"/>
              <w:rPr>
                <w:ins w:id="766" w:author="Windows User" w:date="2019-09-28T00:09:00Z"/>
              </w:rPr>
            </w:pPr>
            <w:ins w:id="767" w:author="Windows User" w:date="2019-09-28T00:29:00Z">
              <w:r>
                <w:t>471</w:t>
              </w:r>
            </w:ins>
          </w:p>
        </w:tc>
      </w:tr>
      <w:tr w:rsidR="00DB66DB" w:rsidRPr="003B37CD" w14:paraId="6815E23A" w14:textId="77777777" w:rsidTr="002406C1">
        <w:trPr>
          <w:ins w:id="768" w:author="Windows User" w:date="2019-09-28T00:09:00Z"/>
        </w:trPr>
        <w:tc>
          <w:tcPr>
            <w:tcW w:w="912" w:type="dxa"/>
            <w:tcBorders>
              <w:top w:val="nil"/>
              <w:bottom w:val="nil"/>
            </w:tcBorders>
            <w:tcPrChange w:id="769" w:author="Windows User" w:date="2019-10-02T15:51:00Z">
              <w:tcPr>
                <w:tcW w:w="924" w:type="dxa"/>
                <w:tcBorders>
                  <w:top w:val="nil"/>
                  <w:bottom w:val="nil"/>
                </w:tcBorders>
              </w:tcPr>
            </w:tcPrChange>
          </w:tcPr>
          <w:p w14:paraId="29BAD0DA" w14:textId="77777777" w:rsidR="00DB66DB" w:rsidRPr="003B37CD" w:rsidRDefault="00DB66DB" w:rsidP="00B537AA">
            <w:pPr>
              <w:ind w:firstLine="0"/>
              <w:jc w:val="left"/>
              <w:rPr>
                <w:ins w:id="770" w:author="Windows User" w:date="2019-09-28T00:09:00Z"/>
              </w:rPr>
            </w:pPr>
            <w:ins w:id="771" w:author="Windows User" w:date="2019-09-28T00:09:00Z">
              <w:r>
                <w:t>pp3</w:t>
              </w:r>
            </w:ins>
          </w:p>
        </w:tc>
        <w:tc>
          <w:tcPr>
            <w:tcW w:w="810" w:type="dxa"/>
            <w:tcBorders>
              <w:top w:val="nil"/>
              <w:bottom w:val="nil"/>
            </w:tcBorders>
            <w:tcPrChange w:id="772" w:author="Windows User" w:date="2019-10-02T15:51:00Z">
              <w:tcPr>
                <w:tcW w:w="827" w:type="dxa"/>
                <w:tcBorders>
                  <w:top w:val="nil"/>
                  <w:bottom w:val="nil"/>
                </w:tcBorders>
              </w:tcPr>
            </w:tcPrChange>
          </w:tcPr>
          <w:p w14:paraId="7EEB037F" w14:textId="77777777" w:rsidR="00DB66DB" w:rsidRPr="003B37CD" w:rsidRDefault="006320C7" w:rsidP="00B537AA">
            <w:pPr>
              <w:ind w:firstLine="0"/>
              <w:jc w:val="left"/>
              <w:rPr>
                <w:ins w:id="773" w:author="Windows User" w:date="2019-09-28T00:09:00Z"/>
              </w:rPr>
            </w:pPr>
            <w:ins w:id="774" w:author="Windows User" w:date="2019-09-28T00:27:00Z">
              <w:r>
                <w:t>66</w:t>
              </w:r>
            </w:ins>
          </w:p>
        </w:tc>
        <w:tc>
          <w:tcPr>
            <w:tcW w:w="706" w:type="dxa"/>
            <w:tcBorders>
              <w:top w:val="nil"/>
              <w:bottom w:val="nil"/>
            </w:tcBorders>
            <w:tcPrChange w:id="775" w:author="Windows User" w:date="2019-10-02T15:51:00Z">
              <w:tcPr>
                <w:tcW w:w="727" w:type="dxa"/>
                <w:tcBorders>
                  <w:top w:val="nil"/>
                  <w:bottom w:val="nil"/>
                </w:tcBorders>
              </w:tcPr>
            </w:tcPrChange>
          </w:tcPr>
          <w:p w14:paraId="18F22A35" w14:textId="77777777" w:rsidR="00DB66DB" w:rsidRPr="003B37CD" w:rsidRDefault="006320C7" w:rsidP="00B537AA">
            <w:pPr>
              <w:ind w:firstLine="0"/>
              <w:jc w:val="left"/>
              <w:rPr>
                <w:ins w:id="776" w:author="Windows User" w:date="2019-09-28T00:09:00Z"/>
              </w:rPr>
            </w:pPr>
            <w:ins w:id="777" w:author="Windows User" w:date="2019-09-28T00:27:00Z">
              <w:r>
                <w:t>43</w:t>
              </w:r>
            </w:ins>
          </w:p>
        </w:tc>
        <w:tc>
          <w:tcPr>
            <w:tcW w:w="658" w:type="dxa"/>
            <w:tcBorders>
              <w:top w:val="nil"/>
              <w:bottom w:val="nil"/>
            </w:tcBorders>
            <w:tcPrChange w:id="778" w:author="Windows User" w:date="2019-10-02T15:51:00Z">
              <w:tcPr>
                <w:tcW w:w="753" w:type="dxa"/>
                <w:tcBorders>
                  <w:top w:val="nil"/>
                  <w:bottom w:val="nil"/>
                </w:tcBorders>
              </w:tcPr>
            </w:tcPrChange>
          </w:tcPr>
          <w:p w14:paraId="1D49EB87" w14:textId="77777777" w:rsidR="00DB66DB" w:rsidRPr="003B37CD" w:rsidRDefault="00DB66DB" w:rsidP="00B537AA">
            <w:pPr>
              <w:ind w:firstLine="0"/>
              <w:jc w:val="left"/>
              <w:rPr>
                <w:ins w:id="779" w:author="Windows User" w:date="2019-09-28T00:09:00Z"/>
              </w:rPr>
            </w:pPr>
            <w:ins w:id="780" w:author="Windows User" w:date="2019-09-28T00:09:00Z">
              <w:r>
                <w:t>-</w:t>
              </w:r>
            </w:ins>
          </w:p>
        </w:tc>
        <w:tc>
          <w:tcPr>
            <w:tcW w:w="572" w:type="dxa"/>
            <w:tcBorders>
              <w:top w:val="nil"/>
              <w:bottom w:val="nil"/>
              <w:right w:val="single" w:sz="4" w:space="0" w:color="auto"/>
            </w:tcBorders>
            <w:tcPrChange w:id="781" w:author="Windows User" w:date="2019-10-02T15:51:00Z">
              <w:tcPr>
                <w:tcW w:w="572" w:type="dxa"/>
                <w:tcBorders>
                  <w:top w:val="nil"/>
                  <w:bottom w:val="nil"/>
                  <w:right w:val="single" w:sz="4" w:space="0" w:color="auto"/>
                </w:tcBorders>
              </w:tcPr>
            </w:tcPrChange>
          </w:tcPr>
          <w:p w14:paraId="37DD5D54" w14:textId="77777777" w:rsidR="00DB66DB" w:rsidRPr="003B37CD" w:rsidRDefault="006320C7" w:rsidP="00B537AA">
            <w:pPr>
              <w:ind w:firstLine="0"/>
              <w:jc w:val="left"/>
              <w:rPr>
                <w:ins w:id="782" w:author="Windows User" w:date="2019-09-28T00:09:00Z"/>
              </w:rPr>
            </w:pPr>
            <w:ins w:id="783" w:author="Windows User" w:date="2019-09-28T00:27:00Z">
              <w:r>
                <w:t>139</w:t>
              </w:r>
            </w:ins>
          </w:p>
        </w:tc>
        <w:tc>
          <w:tcPr>
            <w:tcW w:w="769" w:type="dxa"/>
            <w:tcBorders>
              <w:top w:val="nil"/>
              <w:left w:val="single" w:sz="4" w:space="0" w:color="auto"/>
              <w:bottom w:val="nil"/>
            </w:tcBorders>
            <w:tcPrChange w:id="784" w:author="Windows User" w:date="2019-10-02T15:51:00Z">
              <w:tcPr>
                <w:tcW w:w="828" w:type="dxa"/>
                <w:tcBorders>
                  <w:top w:val="nil"/>
                  <w:left w:val="single" w:sz="4" w:space="0" w:color="auto"/>
                  <w:bottom w:val="nil"/>
                </w:tcBorders>
              </w:tcPr>
            </w:tcPrChange>
          </w:tcPr>
          <w:p w14:paraId="42523DB3" w14:textId="77777777" w:rsidR="00DB66DB" w:rsidRPr="003B37CD" w:rsidRDefault="006320C7" w:rsidP="00B537AA">
            <w:pPr>
              <w:ind w:firstLine="0"/>
              <w:jc w:val="left"/>
              <w:rPr>
                <w:ins w:id="785" w:author="Windows User" w:date="2019-09-28T00:09:00Z"/>
              </w:rPr>
            </w:pPr>
            <w:ins w:id="786" w:author="Windows User" w:date="2019-09-28T00:29:00Z">
              <w:r>
                <w:t>248</w:t>
              </w:r>
            </w:ins>
          </w:p>
        </w:tc>
      </w:tr>
      <w:tr w:rsidR="00DB66DB" w:rsidRPr="003B37CD" w14:paraId="7ED4AEED" w14:textId="77777777" w:rsidTr="002406C1">
        <w:trPr>
          <w:trHeight w:val="80"/>
          <w:ins w:id="787" w:author="Windows User" w:date="2019-09-28T00:09:00Z"/>
          <w:trPrChange w:id="788" w:author="Windows User" w:date="2019-10-02T15:51:00Z">
            <w:trPr>
              <w:trHeight w:val="80"/>
            </w:trPr>
          </w:trPrChange>
        </w:trPr>
        <w:tc>
          <w:tcPr>
            <w:tcW w:w="912" w:type="dxa"/>
            <w:tcBorders>
              <w:top w:val="nil"/>
              <w:bottom w:val="single" w:sz="4" w:space="0" w:color="auto"/>
            </w:tcBorders>
            <w:tcPrChange w:id="789" w:author="Windows User" w:date="2019-10-02T15:51:00Z">
              <w:tcPr>
                <w:tcW w:w="924" w:type="dxa"/>
                <w:tcBorders>
                  <w:top w:val="nil"/>
                  <w:bottom w:val="single" w:sz="4" w:space="0" w:color="auto"/>
                </w:tcBorders>
              </w:tcPr>
            </w:tcPrChange>
          </w:tcPr>
          <w:p w14:paraId="2A94C1FC" w14:textId="77777777" w:rsidR="00DB66DB" w:rsidRPr="003B37CD" w:rsidRDefault="00DB66DB" w:rsidP="00B537AA">
            <w:pPr>
              <w:ind w:firstLine="0"/>
              <w:jc w:val="left"/>
              <w:rPr>
                <w:ins w:id="790" w:author="Windows User" w:date="2019-09-28T00:09:00Z"/>
              </w:rPr>
            </w:pPr>
            <w:ins w:id="791" w:author="Windows User" w:date="2019-09-28T00:09:00Z">
              <w:r>
                <w:t>pp4</w:t>
              </w:r>
            </w:ins>
          </w:p>
        </w:tc>
        <w:tc>
          <w:tcPr>
            <w:tcW w:w="810" w:type="dxa"/>
            <w:tcBorders>
              <w:top w:val="nil"/>
              <w:bottom w:val="single" w:sz="4" w:space="0" w:color="auto"/>
            </w:tcBorders>
            <w:tcPrChange w:id="792" w:author="Windows User" w:date="2019-10-02T15:51:00Z">
              <w:tcPr>
                <w:tcW w:w="827" w:type="dxa"/>
                <w:tcBorders>
                  <w:top w:val="nil"/>
                  <w:bottom w:val="single" w:sz="4" w:space="0" w:color="auto"/>
                </w:tcBorders>
              </w:tcPr>
            </w:tcPrChange>
          </w:tcPr>
          <w:p w14:paraId="27E29E24" w14:textId="77777777" w:rsidR="00DB66DB" w:rsidRPr="003B37CD" w:rsidRDefault="006320C7" w:rsidP="00B537AA">
            <w:pPr>
              <w:ind w:firstLine="0"/>
              <w:jc w:val="left"/>
              <w:rPr>
                <w:ins w:id="793" w:author="Windows User" w:date="2019-09-28T00:09:00Z"/>
              </w:rPr>
            </w:pPr>
            <w:ins w:id="794" w:author="Windows User" w:date="2019-09-28T00:28:00Z">
              <w:r>
                <w:t>231</w:t>
              </w:r>
            </w:ins>
          </w:p>
        </w:tc>
        <w:tc>
          <w:tcPr>
            <w:tcW w:w="706" w:type="dxa"/>
            <w:tcBorders>
              <w:top w:val="nil"/>
              <w:bottom w:val="single" w:sz="4" w:space="0" w:color="auto"/>
            </w:tcBorders>
            <w:tcPrChange w:id="795" w:author="Windows User" w:date="2019-10-02T15:51:00Z">
              <w:tcPr>
                <w:tcW w:w="727" w:type="dxa"/>
                <w:tcBorders>
                  <w:top w:val="nil"/>
                  <w:bottom w:val="single" w:sz="4" w:space="0" w:color="auto"/>
                </w:tcBorders>
              </w:tcPr>
            </w:tcPrChange>
          </w:tcPr>
          <w:p w14:paraId="3BD98A65" w14:textId="77777777" w:rsidR="00DB66DB" w:rsidRPr="003B37CD" w:rsidRDefault="006320C7" w:rsidP="00B537AA">
            <w:pPr>
              <w:ind w:firstLine="0"/>
              <w:jc w:val="left"/>
              <w:rPr>
                <w:ins w:id="796" w:author="Windows User" w:date="2019-09-28T00:09:00Z"/>
              </w:rPr>
            </w:pPr>
            <w:ins w:id="797" w:author="Windows User" w:date="2019-09-28T00:28:00Z">
              <w:r>
                <w:t>19</w:t>
              </w:r>
            </w:ins>
          </w:p>
        </w:tc>
        <w:tc>
          <w:tcPr>
            <w:tcW w:w="658" w:type="dxa"/>
            <w:tcBorders>
              <w:top w:val="nil"/>
              <w:bottom w:val="single" w:sz="4" w:space="0" w:color="auto"/>
            </w:tcBorders>
            <w:tcPrChange w:id="798" w:author="Windows User" w:date="2019-10-02T15:51:00Z">
              <w:tcPr>
                <w:tcW w:w="753" w:type="dxa"/>
                <w:tcBorders>
                  <w:top w:val="nil"/>
                  <w:bottom w:val="single" w:sz="4" w:space="0" w:color="auto"/>
                </w:tcBorders>
              </w:tcPr>
            </w:tcPrChange>
          </w:tcPr>
          <w:p w14:paraId="239F0AD4" w14:textId="77777777" w:rsidR="00DB66DB" w:rsidRPr="003B37CD" w:rsidRDefault="006320C7" w:rsidP="00B537AA">
            <w:pPr>
              <w:ind w:firstLine="0"/>
              <w:jc w:val="left"/>
              <w:rPr>
                <w:ins w:id="799" w:author="Windows User" w:date="2019-09-28T00:09:00Z"/>
              </w:rPr>
            </w:pPr>
            <w:ins w:id="800" w:author="Windows User" w:date="2019-09-28T00:28:00Z">
              <w:r>
                <w:t>3</w:t>
              </w:r>
            </w:ins>
          </w:p>
        </w:tc>
        <w:tc>
          <w:tcPr>
            <w:tcW w:w="572" w:type="dxa"/>
            <w:tcBorders>
              <w:top w:val="nil"/>
              <w:bottom w:val="single" w:sz="4" w:space="0" w:color="auto"/>
              <w:right w:val="single" w:sz="4" w:space="0" w:color="auto"/>
            </w:tcBorders>
            <w:tcPrChange w:id="801" w:author="Windows User" w:date="2019-10-02T15:51:00Z">
              <w:tcPr>
                <w:tcW w:w="572" w:type="dxa"/>
                <w:tcBorders>
                  <w:top w:val="nil"/>
                  <w:bottom w:val="single" w:sz="4" w:space="0" w:color="auto"/>
                  <w:right w:val="single" w:sz="4" w:space="0" w:color="auto"/>
                </w:tcBorders>
              </w:tcPr>
            </w:tcPrChange>
          </w:tcPr>
          <w:p w14:paraId="276F1B18" w14:textId="77777777" w:rsidR="00DB66DB" w:rsidRPr="003B37CD" w:rsidRDefault="00DB66DB" w:rsidP="00B537AA">
            <w:pPr>
              <w:ind w:firstLine="0"/>
              <w:jc w:val="left"/>
              <w:rPr>
                <w:ins w:id="802" w:author="Windows User" w:date="2019-09-28T00:09:00Z"/>
              </w:rPr>
            </w:pPr>
            <w:ins w:id="803" w:author="Windows User" w:date="2019-09-28T00:09:00Z">
              <w:r>
                <w:t>-</w:t>
              </w:r>
            </w:ins>
          </w:p>
        </w:tc>
        <w:tc>
          <w:tcPr>
            <w:tcW w:w="769" w:type="dxa"/>
            <w:tcBorders>
              <w:top w:val="nil"/>
              <w:left w:val="single" w:sz="4" w:space="0" w:color="auto"/>
              <w:bottom w:val="single" w:sz="4" w:space="0" w:color="auto"/>
            </w:tcBorders>
            <w:tcPrChange w:id="804" w:author="Windows User" w:date="2019-10-02T15:51:00Z">
              <w:tcPr>
                <w:tcW w:w="828" w:type="dxa"/>
                <w:tcBorders>
                  <w:top w:val="nil"/>
                  <w:left w:val="single" w:sz="4" w:space="0" w:color="auto"/>
                  <w:bottom w:val="single" w:sz="4" w:space="0" w:color="auto"/>
                </w:tcBorders>
              </w:tcPr>
            </w:tcPrChange>
          </w:tcPr>
          <w:p w14:paraId="6C6F2469" w14:textId="77777777" w:rsidR="00DB66DB" w:rsidRPr="003B37CD" w:rsidRDefault="006320C7" w:rsidP="00B537AA">
            <w:pPr>
              <w:ind w:firstLine="0"/>
              <w:jc w:val="left"/>
              <w:rPr>
                <w:ins w:id="805" w:author="Windows User" w:date="2019-09-28T00:09:00Z"/>
              </w:rPr>
            </w:pPr>
            <w:ins w:id="806" w:author="Windows User" w:date="2019-09-28T00:28:00Z">
              <w:r>
                <w:t>327</w:t>
              </w:r>
            </w:ins>
          </w:p>
        </w:tc>
      </w:tr>
      <w:tr w:rsidR="00DB66DB" w:rsidRPr="003B37CD" w14:paraId="595C7B10" w14:textId="77777777" w:rsidTr="002406C1">
        <w:trPr>
          <w:ins w:id="807" w:author="Windows User" w:date="2019-09-28T00:09:00Z"/>
        </w:trPr>
        <w:tc>
          <w:tcPr>
            <w:tcW w:w="912" w:type="dxa"/>
            <w:tcBorders>
              <w:top w:val="single" w:sz="4" w:space="0" w:color="auto"/>
              <w:bottom w:val="single" w:sz="12" w:space="0" w:color="000000"/>
            </w:tcBorders>
            <w:tcPrChange w:id="808" w:author="Windows User" w:date="2019-10-02T15:51:00Z">
              <w:tcPr>
                <w:tcW w:w="924" w:type="dxa"/>
                <w:tcBorders>
                  <w:top w:val="single" w:sz="4" w:space="0" w:color="auto"/>
                  <w:bottom w:val="single" w:sz="12" w:space="0" w:color="000000"/>
                </w:tcBorders>
              </w:tcPr>
            </w:tcPrChange>
          </w:tcPr>
          <w:p w14:paraId="4047B1C2" w14:textId="77777777" w:rsidR="00DB66DB" w:rsidRPr="003B37CD" w:rsidRDefault="00DB66DB" w:rsidP="00B537AA">
            <w:pPr>
              <w:ind w:firstLine="0"/>
              <w:jc w:val="left"/>
              <w:rPr>
                <w:ins w:id="809" w:author="Windows User" w:date="2019-09-28T00:09:00Z"/>
              </w:rPr>
            </w:pPr>
            <w:ins w:id="810" w:author="Windows User" w:date="2019-09-28T00:09:00Z">
              <w:r>
                <w:t>Total</w:t>
              </w:r>
            </w:ins>
          </w:p>
        </w:tc>
        <w:tc>
          <w:tcPr>
            <w:tcW w:w="810" w:type="dxa"/>
            <w:tcBorders>
              <w:top w:val="single" w:sz="4" w:space="0" w:color="auto"/>
              <w:bottom w:val="single" w:sz="12" w:space="0" w:color="000000"/>
            </w:tcBorders>
            <w:tcPrChange w:id="811" w:author="Windows User" w:date="2019-10-02T15:51:00Z">
              <w:tcPr>
                <w:tcW w:w="827" w:type="dxa"/>
                <w:tcBorders>
                  <w:top w:val="single" w:sz="4" w:space="0" w:color="auto"/>
                  <w:bottom w:val="single" w:sz="12" w:space="0" w:color="000000"/>
                </w:tcBorders>
              </w:tcPr>
            </w:tcPrChange>
          </w:tcPr>
          <w:p w14:paraId="197B3C77" w14:textId="77777777" w:rsidR="00DB66DB" w:rsidRPr="003B37CD" w:rsidRDefault="006320C7" w:rsidP="00B537AA">
            <w:pPr>
              <w:ind w:firstLine="0"/>
              <w:jc w:val="left"/>
              <w:rPr>
                <w:ins w:id="812" w:author="Windows User" w:date="2019-09-28T00:09:00Z"/>
              </w:rPr>
            </w:pPr>
            <w:ins w:id="813" w:author="Windows User" w:date="2019-09-28T00:29:00Z">
              <w:r>
                <w:t>539</w:t>
              </w:r>
            </w:ins>
          </w:p>
        </w:tc>
        <w:tc>
          <w:tcPr>
            <w:tcW w:w="706" w:type="dxa"/>
            <w:tcBorders>
              <w:top w:val="single" w:sz="4" w:space="0" w:color="auto"/>
              <w:bottom w:val="single" w:sz="12" w:space="0" w:color="000000"/>
            </w:tcBorders>
            <w:tcPrChange w:id="814" w:author="Windows User" w:date="2019-10-02T15:51:00Z">
              <w:tcPr>
                <w:tcW w:w="727" w:type="dxa"/>
                <w:tcBorders>
                  <w:top w:val="single" w:sz="4" w:space="0" w:color="auto"/>
                  <w:bottom w:val="single" w:sz="12" w:space="0" w:color="000000"/>
                </w:tcBorders>
              </w:tcPr>
            </w:tcPrChange>
          </w:tcPr>
          <w:p w14:paraId="27CB64AB" w14:textId="77777777" w:rsidR="00DB66DB" w:rsidRPr="003B37CD" w:rsidRDefault="006320C7" w:rsidP="00B537AA">
            <w:pPr>
              <w:ind w:firstLine="0"/>
              <w:jc w:val="left"/>
              <w:rPr>
                <w:ins w:id="815" w:author="Windows User" w:date="2019-09-28T00:09:00Z"/>
              </w:rPr>
            </w:pPr>
            <w:ins w:id="816" w:author="Windows User" w:date="2019-09-28T00:29:00Z">
              <w:r>
                <w:t>324</w:t>
              </w:r>
            </w:ins>
          </w:p>
        </w:tc>
        <w:tc>
          <w:tcPr>
            <w:tcW w:w="658" w:type="dxa"/>
            <w:tcBorders>
              <w:top w:val="single" w:sz="4" w:space="0" w:color="auto"/>
              <w:bottom w:val="single" w:sz="12" w:space="0" w:color="000000"/>
            </w:tcBorders>
            <w:tcPrChange w:id="817" w:author="Windows User" w:date="2019-10-02T15:51:00Z">
              <w:tcPr>
                <w:tcW w:w="753" w:type="dxa"/>
                <w:tcBorders>
                  <w:top w:val="single" w:sz="4" w:space="0" w:color="auto"/>
                  <w:bottom w:val="single" w:sz="12" w:space="0" w:color="000000"/>
                </w:tcBorders>
              </w:tcPr>
            </w:tcPrChange>
          </w:tcPr>
          <w:p w14:paraId="40E1B9E1" w14:textId="77777777" w:rsidR="00DB66DB" w:rsidRPr="003B37CD" w:rsidRDefault="006320C7" w:rsidP="00B537AA">
            <w:pPr>
              <w:ind w:firstLine="0"/>
              <w:jc w:val="left"/>
              <w:rPr>
                <w:ins w:id="818" w:author="Windows User" w:date="2019-09-28T00:09:00Z"/>
              </w:rPr>
            </w:pPr>
            <w:ins w:id="819" w:author="Windows User" w:date="2019-09-28T00:29:00Z">
              <w:r>
                <w:t>41</w:t>
              </w:r>
            </w:ins>
          </w:p>
        </w:tc>
        <w:tc>
          <w:tcPr>
            <w:tcW w:w="572" w:type="dxa"/>
            <w:tcBorders>
              <w:top w:val="single" w:sz="4" w:space="0" w:color="auto"/>
              <w:bottom w:val="single" w:sz="12" w:space="0" w:color="000000"/>
              <w:right w:val="single" w:sz="4" w:space="0" w:color="auto"/>
            </w:tcBorders>
            <w:tcPrChange w:id="820" w:author="Windows User" w:date="2019-10-02T15:51:00Z">
              <w:tcPr>
                <w:tcW w:w="572" w:type="dxa"/>
                <w:tcBorders>
                  <w:top w:val="single" w:sz="4" w:space="0" w:color="auto"/>
                  <w:bottom w:val="single" w:sz="12" w:space="0" w:color="000000"/>
                  <w:right w:val="single" w:sz="4" w:space="0" w:color="auto"/>
                </w:tcBorders>
              </w:tcPr>
            </w:tcPrChange>
          </w:tcPr>
          <w:p w14:paraId="2EA4CAB3" w14:textId="77777777" w:rsidR="00DB66DB" w:rsidRPr="003B37CD" w:rsidRDefault="006320C7" w:rsidP="00B537AA">
            <w:pPr>
              <w:ind w:firstLine="0"/>
              <w:jc w:val="left"/>
              <w:rPr>
                <w:ins w:id="821" w:author="Windows User" w:date="2019-09-28T00:09:00Z"/>
              </w:rPr>
            </w:pPr>
            <w:ins w:id="822" w:author="Windows User" w:date="2019-09-28T00:29:00Z">
              <w:r>
                <w:t>39</w:t>
              </w:r>
            </w:ins>
          </w:p>
        </w:tc>
        <w:tc>
          <w:tcPr>
            <w:tcW w:w="769" w:type="dxa"/>
            <w:tcBorders>
              <w:top w:val="single" w:sz="4" w:space="0" w:color="auto"/>
              <w:left w:val="single" w:sz="4" w:space="0" w:color="auto"/>
              <w:bottom w:val="single" w:sz="12" w:space="0" w:color="000000"/>
            </w:tcBorders>
            <w:tcPrChange w:id="823" w:author="Windows User" w:date="2019-10-02T15:51:00Z">
              <w:tcPr>
                <w:tcW w:w="828" w:type="dxa"/>
                <w:tcBorders>
                  <w:top w:val="single" w:sz="4" w:space="0" w:color="auto"/>
                  <w:left w:val="single" w:sz="4" w:space="0" w:color="auto"/>
                  <w:bottom w:val="single" w:sz="12" w:space="0" w:color="000000"/>
                </w:tcBorders>
              </w:tcPr>
            </w:tcPrChange>
          </w:tcPr>
          <w:p w14:paraId="03010654" w14:textId="77777777" w:rsidR="00DB66DB" w:rsidRPr="003B37CD" w:rsidRDefault="006320C7" w:rsidP="00B537AA">
            <w:pPr>
              <w:ind w:firstLine="0"/>
              <w:jc w:val="left"/>
              <w:rPr>
                <w:ins w:id="824" w:author="Windows User" w:date="2019-09-28T00:09:00Z"/>
              </w:rPr>
            </w:pPr>
            <w:ins w:id="825" w:author="Windows User" w:date="2019-09-28T00:29:00Z">
              <w:r>
                <w:t>1046</w:t>
              </w:r>
            </w:ins>
          </w:p>
        </w:tc>
      </w:tr>
    </w:tbl>
    <w:p w14:paraId="4BE9F7A5" w14:textId="77777777" w:rsidR="00DB66DB" w:rsidRDefault="00DB66DB">
      <w:pPr>
        <w:pStyle w:val="IACSubheading"/>
        <w:jc w:val="both"/>
        <w:rPr>
          <w:ins w:id="826" w:author="Windows User" w:date="2019-09-28T00:34:00Z"/>
          <w:u w:val="none"/>
        </w:rPr>
        <w:pPrChange w:id="827" w:author="Windows User" w:date="2019-09-27T16:41:00Z">
          <w:pPr>
            <w:pStyle w:val="IACSubheading"/>
          </w:pPr>
        </w:pPrChange>
      </w:pPr>
    </w:p>
    <w:p w14:paraId="69CE55D2" w14:textId="77777777" w:rsidR="006320C7" w:rsidRDefault="006320C7">
      <w:pPr>
        <w:pStyle w:val="IACSubheading"/>
        <w:jc w:val="both"/>
        <w:rPr>
          <w:ins w:id="828" w:author="Windows User" w:date="2019-09-28T00:34:00Z"/>
          <w:u w:val="none"/>
        </w:rPr>
        <w:pPrChange w:id="829" w:author="Windows User" w:date="2019-09-27T16:41:00Z">
          <w:pPr>
            <w:pStyle w:val="IACSubheading"/>
          </w:pPr>
        </w:pPrChange>
      </w:pPr>
    </w:p>
    <w:p w14:paraId="2BBF542C" w14:textId="77777777" w:rsidR="006320C7" w:rsidRDefault="006320C7">
      <w:pPr>
        <w:pStyle w:val="IACSubheading"/>
        <w:jc w:val="both"/>
        <w:rPr>
          <w:ins w:id="830" w:author="Windows User" w:date="2019-09-28T00:45:00Z"/>
          <w:u w:val="none"/>
        </w:rPr>
        <w:pPrChange w:id="831" w:author="Windows User" w:date="2019-09-27T16:41:00Z">
          <w:pPr>
            <w:pStyle w:val="IACSubheading"/>
          </w:pPr>
        </w:pPrChange>
      </w:pPr>
      <w:ins w:id="832" w:author="Windows User" w:date="2019-09-28T00:34:00Z">
        <w:r w:rsidRPr="006320C7">
          <w:rPr>
            <w:u w:val="none"/>
          </w:rPr>
          <w:t>Unfortunately, it was not possible to co-locate most of the reference trees with the hyperspectral imagery in</w:t>
        </w:r>
        <w:r w:rsidR="00983480">
          <w:rPr>
            <w:u w:val="none"/>
          </w:rPr>
          <w:t xml:space="preserve"> </w:t>
        </w:r>
        <w:r w:rsidRPr="006320C7">
          <w:rPr>
            <w:u w:val="none"/>
          </w:rPr>
          <w:t xml:space="preserve">the first test polygon, thus it was decided to exclude all the </w:t>
        </w:r>
        <w:proofErr w:type="spellStart"/>
        <w:r w:rsidRPr="006320C7">
          <w:rPr>
            <w:u w:val="none"/>
          </w:rPr>
          <w:t>labeled</w:t>
        </w:r>
        <w:proofErr w:type="spellEnd"/>
        <w:r w:rsidRPr="006320C7">
          <w:rPr>
            <w:u w:val="none"/>
          </w:rPr>
          <w:t xml:space="preserve"> trees in this polygon from further analysis</w:t>
        </w:r>
        <w:r>
          <w:rPr>
            <w:u w:val="none"/>
          </w:rPr>
          <w:t xml:space="preserve"> </w:t>
        </w:r>
        <w:r w:rsidRPr="006320C7">
          <w:rPr>
            <w:u w:val="none"/>
          </w:rPr>
          <w:t>completely.</w:t>
        </w:r>
      </w:ins>
    </w:p>
    <w:p w14:paraId="660CF1A0" w14:textId="77777777" w:rsidR="00CA58B7" w:rsidRDefault="00CA58B7">
      <w:pPr>
        <w:pStyle w:val="IACSubheading"/>
        <w:jc w:val="both"/>
        <w:rPr>
          <w:ins w:id="833" w:author="Windows User" w:date="2019-09-28T00:45:00Z"/>
          <w:u w:val="none"/>
        </w:rPr>
        <w:pPrChange w:id="834" w:author="Windows User" w:date="2019-09-27T16:41:00Z">
          <w:pPr>
            <w:pStyle w:val="IACSubheading"/>
          </w:pPr>
        </w:pPrChange>
      </w:pPr>
    </w:p>
    <w:p w14:paraId="199E7892" w14:textId="3BCDCE18" w:rsidR="00CA58B7" w:rsidRDefault="00CA58B7">
      <w:pPr>
        <w:pStyle w:val="IACSubheading"/>
        <w:numPr>
          <w:ilvl w:val="1"/>
          <w:numId w:val="4"/>
        </w:numPr>
        <w:rPr>
          <w:ins w:id="835" w:author="Windows User" w:date="2019-09-28T00:45:00Z"/>
          <w:i/>
          <w:u w:val="none"/>
        </w:rPr>
        <w:pPrChange w:id="836" w:author="Windows User" w:date="2019-10-02T15:06:00Z">
          <w:pPr>
            <w:pStyle w:val="IACSubheading"/>
          </w:pPr>
        </w:pPrChange>
      </w:pPr>
      <w:bookmarkStart w:id="837" w:name="_Ref20921218"/>
      <w:ins w:id="838" w:author="Windows User" w:date="2019-09-28T00:45:00Z">
        <w:r>
          <w:rPr>
            <w:i/>
            <w:u w:val="none"/>
          </w:rPr>
          <w:t>Individual Tree Crowns Detection</w:t>
        </w:r>
        <w:bookmarkEnd w:id="837"/>
      </w:ins>
    </w:p>
    <w:p w14:paraId="6F842CA9" w14:textId="77777777" w:rsidR="00983480" w:rsidRDefault="00983480">
      <w:pPr>
        <w:pStyle w:val="IACSubheading"/>
        <w:jc w:val="both"/>
        <w:rPr>
          <w:ins w:id="839" w:author="Windows User" w:date="2019-09-28T00:57:00Z"/>
          <w:u w:val="none"/>
        </w:rPr>
        <w:pPrChange w:id="840" w:author="Windows User" w:date="2019-09-27T16:41:00Z">
          <w:pPr>
            <w:pStyle w:val="IACSubheading"/>
          </w:pPr>
        </w:pPrChange>
      </w:pPr>
    </w:p>
    <w:p w14:paraId="3CB2555E" w14:textId="7586AF03" w:rsidR="005351F1" w:rsidRPr="005351F1" w:rsidRDefault="005351F1">
      <w:pPr>
        <w:pStyle w:val="IACSubheading"/>
        <w:jc w:val="both"/>
        <w:rPr>
          <w:ins w:id="841" w:author="Windows User" w:date="2019-09-28T00:57:00Z"/>
          <w:u w:val="none"/>
        </w:rPr>
        <w:pPrChange w:id="842" w:author="Windows User" w:date="2019-09-28T11:48:00Z">
          <w:pPr>
            <w:pStyle w:val="IACSubheading"/>
          </w:pPr>
        </w:pPrChange>
      </w:pPr>
      <w:ins w:id="843" w:author="Windows User" w:date="2019-09-28T00:57:00Z">
        <w:r w:rsidRPr="005351F1">
          <w:rPr>
            <w:u w:val="none"/>
          </w:rPr>
          <w:t>Individual tree crowns detection (</w:t>
        </w:r>
        <w:proofErr w:type="spellStart"/>
        <w:r w:rsidRPr="005351F1">
          <w:rPr>
            <w:u w:val="none"/>
          </w:rPr>
          <w:t>ITCd</w:t>
        </w:r>
        <w:proofErr w:type="spellEnd"/>
        <w:r w:rsidRPr="005351F1">
          <w:rPr>
            <w:u w:val="none"/>
          </w:rPr>
          <w:t xml:space="preserve">) is a preliminary step for object-based tree </w:t>
        </w:r>
      </w:ins>
      <w:ins w:id="844" w:author="Windows User" w:date="2019-09-30T00:03:00Z">
        <w:r w:rsidR="003D4208" w:rsidRPr="005351F1">
          <w:rPr>
            <w:u w:val="none"/>
          </w:rPr>
          <w:t>species</w:t>
        </w:r>
      </w:ins>
      <w:ins w:id="845" w:author="Windows User" w:date="2019-09-28T00:57:00Z">
        <w:r w:rsidRPr="005351F1">
          <w:rPr>
            <w:u w:val="none"/>
          </w:rPr>
          <w:t xml:space="preserve"> classification. Most of the existing methods for </w:t>
        </w:r>
        <w:proofErr w:type="spellStart"/>
        <w:r w:rsidRPr="005351F1">
          <w:rPr>
            <w:u w:val="none"/>
          </w:rPr>
          <w:t>ITCd</w:t>
        </w:r>
        <w:proofErr w:type="spellEnd"/>
        <w:r w:rsidRPr="005351F1">
          <w:rPr>
            <w:u w:val="none"/>
          </w:rPr>
          <w:t xml:space="preserve"> are based on local maximum (LM) filtering applied either on CHM rasters obtained from LiDAR data</w:t>
        </w:r>
      </w:ins>
      <w:ins w:id="846" w:author="Windows User" w:date="2019-10-02T16:02:00Z">
        <w:r w:rsidR="00D02A3B">
          <w:rPr>
            <w:u w:val="none"/>
          </w:rPr>
          <w:t xml:space="preserve"> [15-17]</w:t>
        </w:r>
      </w:ins>
      <w:ins w:id="847" w:author="Windows User" w:date="2019-09-28T00:57:00Z">
        <w:r w:rsidRPr="005351F1">
          <w:rPr>
            <w:u w:val="none"/>
          </w:rPr>
          <w:t xml:space="preserve"> or on high spatial resolution imagery</w:t>
        </w:r>
      </w:ins>
      <w:ins w:id="848" w:author="Windows User" w:date="2019-10-02T16:13:00Z">
        <w:r w:rsidR="00D02A3B">
          <w:rPr>
            <w:u w:val="none"/>
          </w:rPr>
          <w:t xml:space="preserve"> </w:t>
        </w:r>
        <w:r w:rsidR="00CA68E4">
          <w:rPr>
            <w:u w:val="none"/>
          </w:rPr>
          <w:t>[</w:t>
        </w:r>
      </w:ins>
      <w:ins w:id="849" w:author="Windows User" w:date="2019-10-02T16:11:00Z">
        <w:r w:rsidR="00D02A3B">
          <w:rPr>
            <w:u w:val="none"/>
          </w:rPr>
          <w:t>18</w:t>
        </w:r>
      </w:ins>
      <w:ins w:id="850" w:author="Windows User" w:date="2019-10-02T16:13:00Z">
        <w:r w:rsidR="00CA68E4">
          <w:rPr>
            <w:u w:val="none"/>
          </w:rPr>
          <w:t>-</w:t>
        </w:r>
        <w:r w:rsidR="00D02A3B">
          <w:rPr>
            <w:u w:val="none"/>
          </w:rPr>
          <w:t>21</w:t>
        </w:r>
        <w:r w:rsidR="00CA68E4">
          <w:rPr>
            <w:u w:val="none"/>
          </w:rPr>
          <w:t>]</w:t>
        </w:r>
      </w:ins>
      <w:ins w:id="851" w:author="Windows User" w:date="2019-09-28T00:57:00Z">
        <w:r w:rsidRPr="005351F1">
          <w:rPr>
            <w:u w:val="none"/>
          </w:rPr>
          <w:t xml:space="preserve">. The results are more stable when using LiDAR data, since LM points correspond to the real tree crown tops in this case. While in the case of using imagery for </w:t>
        </w:r>
        <w:proofErr w:type="spellStart"/>
        <w:r w:rsidRPr="005351F1">
          <w:rPr>
            <w:u w:val="none"/>
          </w:rPr>
          <w:t>ITCd</w:t>
        </w:r>
        <w:proofErr w:type="spellEnd"/>
        <w:r w:rsidRPr="005351F1">
          <w:rPr>
            <w:u w:val="none"/>
          </w:rPr>
          <w:t xml:space="preserve">, LM points may actually be just the brightness peaks and not the real tree crown tops. Moreover, it was shown that detection accuracy using imagery is more or less comparable with detection accuracy using LiDAR data only if imagery resolution is </w:t>
        </w:r>
        <w:r w:rsidRPr="005351F1">
          <w:rPr>
            <w:u w:val="none"/>
          </w:rPr>
          <w:t>high (around 5-15 cm) and for lower resolution imagery (less than 30 cm) detection accuracy is significantly lower</w:t>
        </w:r>
      </w:ins>
      <w:ins w:id="852" w:author="Windows User" w:date="2019-10-02T16:14:00Z">
        <w:r w:rsidR="00CA68E4">
          <w:rPr>
            <w:u w:val="none"/>
          </w:rPr>
          <w:t xml:space="preserve"> [</w:t>
        </w:r>
      </w:ins>
      <w:ins w:id="853" w:author="Windows User" w:date="2019-10-02T16:12:00Z">
        <w:r w:rsidR="00D02A3B">
          <w:rPr>
            <w:u w:val="none"/>
          </w:rPr>
          <w:t>20</w:t>
        </w:r>
      </w:ins>
      <w:ins w:id="854" w:author="Windows User" w:date="2019-10-02T16:14:00Z">
        <w:r w:rsidR="00CA68E4">
          <w:rPr>
            <w:u w:val="none"/>
          </w:rPr>
          <w:t>]</w:t>
        </w:r>
      </w:ins>
      <w:ins w:id="855" w:author="Windows User" w:date="2019-09-28T00:57:00Z">
        <w:r w:rsidRPr="005351F1">
          <w:rPr>
            <w:u w:val="none"/>
          </w:rPr>
          <w:t>. There is another approa</w:t>
        </w:r>
        <w:r w:rsidR="00CA68E4">
          <w:rPr>
            <w:u w:val="none"/>
          </w:rPr>
          <w:t xml:space="preserve">ch for </w:t>
        </w:r>
        <w:proofErr w:type="spellStart"/>
        <w:r w:rsidR="00CA68E4">
          <w:rPr>
            <w:u w:val="none"/>
          </w:rPr>
          <w:t>ITCd</w:t>
        </w:r>
        <w:proofErr w:type="spellEnd"/>
        <w:r w:rsidR="00CA68E4">
          <w:rPr>
            <w:u w:val="none"/>
          </w:rPr>
          <w:t xml:space="preserve"> using deep learning</w:t>
        </w:r>
      </w:ins>
      <w:ins w:id="856" w:author="Windows User" w:date="2019-10-02T16:14:00Z">
        <w:r w:rsidR="00CA68E4">
          <w:rPr>
            <w:u w:val="none"/>
          </w:rPr>
          <w:t xml:space="preserve"> [</w:t>
        </w:r>
      </w:ins>
      <w:ins w:id="857" w:author="Windows User" w:date="2019-10-02T16:15:00Z">
        <w:r w:rsidR="00CA68E4">
          <w:rPr>
            <w:u w:val="none"/>
          </w:rPr>
          <w:t>22</w:t>
        </w:r>
      </w:ins>
      <w:ins w:id="858" w:author="Windows User" w:date="2019-09-28T00:57:00Z">
        <w:r w:rsidRPr="005351F1">
          <w:rPr>
            <w:u w:val="none"/>
          </w:rPr>
          <w:t xml:space="preserve">, </w:t>
        </w:r>
      </w:ins>
      <w:ins w:id="859" w:author="Windows User" w:date="2019-10-02T16:15:00Z">
        <w:r w:rsidR="00CA68E4">
          <w:rPr>
            <w:u w:val="none"/>
          </w:rPr>
          <w:t>23]</w:t>
        </w:r>
      </w:ins>
      <w:ins w:id="860" w:author="Windows User" w:date="2019-09-28T00:57:00Z">
        <w:r w:rsidRPr="005351F1">
          <w:rPr>
            <w:u w:val="none"/>
          </w:rPr>
          <w:t xml:space="preserve">, but it requires a considerable amount of training data. </w:t>
        </w:r>
      </w:ins>
    </w:p>
    <w:p w14:paraId="2081C84C" w14:textId="77777777" w:rsidR="005351F1" w:rsidRPr="005351F1" w:rsidRDefault="005351F1" w:rsidP="005351F1">
      <w:pPr>
        <w:pStyle w:val="IACSubheading"/>
        <w:rPr>
          <w:ins w:id="861" w:author="Windows User" w:date="2019-09-28T00:57:00Z"/>
          <w:u w:val="none"/>
        </w:rPr>
      </w:pPr>
    </w:p>
    <w:p w14:paraId="0F83099D" w14:textId="735E10F3" w:rsidR="00A835E3" w:rsidRDefault="005351F1">
      <w:pPr>
        <w:pStyle w:val="IACSubheading"/>
        <w:jc w:val="both"/>
        <w:rPr>
          <w:ins w:id="862" w:author="Windows User" w:date="2019-09-28T11:56:00Z"/>
          <w:u w:val="none"/>
        </w:rPr>
        <w:pPrChange w:id="863" w:author="Windows User" w:date="2019-09-27T16:41:00Z">
          <w:pPr>
            <w:pStyle w:val="IACSubheading"/>
          </w:pPr>
        </w:pPrChange>
      </w:pPr>
      <w:ins w:id="864" w:author="Windows User" w:date="2019-09-28T00:57:00Z">
        <w:r w:rsidRPr="005351F1">
          <w:rPr>
            <w:u w:val="none"/>
          </w:rPr>
          <w:t xml:space="preserve">In this work, the following approach for </w:t>
        </w:r>
        <w:proofErr w:type="spellStart"/>
        <w:r w:rsidRPr="005351F1">
          <w:rPr>
            <w:u w:val="none"/>
          </w:rPr>
          <w:t>ITCd</w:t>
        </w:r>
        <w:proofErr w:type="spellEnd"/>
        <w:r w:rsidRPr="005351F1">
          <w:rPr>
            <w:u w:val="none"/>
          </w:rPr>
          <w:t xml:space="preserve"> was used. Firstly, non-vegetation areas, such as roads, dead trees, etc., were excluded by masking out Normalized Difference Vegetation Index (NDVI) raster using threshold value of 0.6. NDVI is calculat</w:t>
        </w:r>
        <w:r>
          <w:rPr>
            <w:u w:val="none"/>
          </w:rPr>
          <w:t>ed for every pixel according to:</w:t>
        </w:r>
      </w:ins>
    </w:p>
    <w:p w14:paraId="0B6372A4" w14:textId="43B89E67" w:rsidR="00A835E3" w:rsidRDefault="00A835E3">
      <w:pPr>
        <w:pStyle w:val="IACSubheading"/>
        <w:jc w:val="both"/>
        <w:rPr>
          <w:ins w:id="865" w:author="Windows User" w:date="2019-09-28T11:53:00Z"/>
          <w:u w:val="none"/>
        </w:rPr>
        <w:pPrChange w:id="866" w:author="Windows User" w:date="2019-09-27T16:41:00Z">
          <w:pPr>
            <w:pStyle w:val="IACSubheading"/>
          </w:pPr>
        </w:pPrChange>
      </w:pPr>
      <m:oMathPara>
        <m:oMath>
          <m:r>
            <w:ins w:id="867" w:author="Windows User" w:date="2019-09-28T11:56:00Z">
              <w:rPr>
                <w:rFonts w:ascii="Cambria Math" w:hAnsi="Cambria Math"/>
                <w:u w:val="none"/>
              </w:rPr>
              <m:t xml:space="preserve">NDVI= </m:t>
            </w:ins>
          </m:r>
          <m:f>
            <m:fPr>
              <m:ctrlPr>
                <w:ins w:id="868" w:author="Windows User" w:date="2019-09-28T11:57:00Z">
                  <w:rPr>
                    <w:rFonts w:ascii="Cambria Math" w:hAnsi="Cambria Math"/>
                    <w:u w:val="none"/>
                  </w:rPr>
                </w:ins>
              </m:ctrlPr>
            </m:fPr>
            <m:num>
              <m:r>
                <w:ins w:id="869" w:author="Windows User" w:date="2019-09-28T11:57:00Z">
                  <m:rPr>
                    <m:sty m:val="p"/>
                  </m:rPr>
                  <w:rPr>
                    <w:rFonts w:ascii="Cambria Math" w:hAnsi="Cambria Math" w:cs="Cambria Math"/>
                    <w:u w:val="none"/>
                  </w:rPr>
                  <m:t>NIR-RED</m:t>
                </w:ins>
              </m:r>
            </m:num>
            <m:den>
              <m:r>
                <w:ins w:id="870" w:author="Windows User" w:date="2019-09-28T11:57:00Z">
                  <m:rPr>
                    <m:sty m:val="p"/>
                  </m:rPr>
                  <w:rPr>
                    <w:rFonts w:ascii="Cambria Math" w:hAnsi="Cambria Math" w:cs="Cambria Math"/>
                    <w:u w:val="none"/>
                  </w:rPr>
                  <m:t>NIR+RED</m:t>
                </w:ins>
              </m:r>
            </m:den>
          </m:f>
        </m:oMath>
      </m:oMathPara>
    </w:p>
    <w:p w14:paraId="01EEA106" w14:textId="331CAE37" w:rsidR="00666699" w:rsidRDefault="00666699">
      <w:pPr>
        <w:pStyle w:val="IACSubheading"/>
        <w:jc w:val="both"/>
        <w:rPr>
          <w:ins w:id="871" w:author="Windows User" w:date="2019-09-28T11:58:00Z"/>
          <w:u w:val="none"/>
        </w:rPr>
        <w:pPrChange w:id="872" w:author="Windows User" w:date="2019-09-27T16:41:00Z">
          <w:pPr>
            <w:pStyle w:val="IACSubheading"/>
          </w:pPr>
        </w:pPrChange>
      </w:pPr>
    </w:p>
    <w:p w14:paraId="6A94E0C4" w14:textId="77777777" w:rsidR="00CD2F3C" w:rsidRDefault="00A835E3">
      <w:pPr>
        <w:pStyle w:val="IACSubheading"/>
        <w:jc w:val="both"/>
        <w:rPr>
          <w:ins w:id="873" w:author="Windows User" w:date="2019-09-28T11:59:00Z"/>
          <w:u w:val="none"/>
        </w:rPr>
        <w:pPrChange w:id="874" w:author="Windows User" w:date="2019-09-27T16:41:00Z">
          <w:pPr>
            <w:pStyle w:val="IACSubheading"/>
          </w:pPr>
        </w:pPrChange>
      </w:pPr>
      <w:ins w:id="875" w:author="Windows User" w:date="2019-09-28T11:58:00Z">
        <w:r w:rsidRPr="00A835E3">
          <w:rPr>
            <w:u w:val="none"/>
          </w:rPr>
          <w:t xml:space="preserve">where NDVI - pixel's NDVI value, NIR - pixel's value in near-infrared range, RED - pixel's value in red range. </w:t>
        </w:r>
      </w:ins>
    </w:p>
    <w:p w14:paraId="458FD97F" w14:textId="77777777" w:rsidR="00CD2F3C" w:rsidRDefault="00CD2F3C">
      <w:pPr>
        <w:pStyle w:val="IACSubheading"/>
        <w:jc w:val="both"/>
        <w:rPr>
          <w:ins w:id="876" w:author="Windows User" w:date="2019-09-28T11:59:00Z"/>
          <w:u w:val="none"/>
        </w:rPr>
        <w:pPrChange w:id="877" w:author="Windows User" w:date="2019-09-27T16:41:00Z">
          <w:pPr>
            <w:pStyle w:val="IACSubheading"/>
          </w:pPr>
        </w:pPrChange>
      </w:pPr>
    </w:p>
    <w:p w14:paraId="3AA42172" w14:textId="6EBB7EC2" w:rsidR="005351F1" w:rsidRDefault="00CD2F3C">
      <w:pPr>
        <w:pStyle w:val="IACSubheading"/>
        <w:jc w:val="both"/>
        <w:rPr>
          <w:ins w:id="878" w:author="Windows User" w:date="2019-09-28T00:58:00Z"/>
          <w:u w:val="none"/>
        </w:rPr>
        <w:pPrChange w:id="879" w:author="Windows User" w:date="2019-09-27T16:41:00Z">
          <w:pPr>
            <w:pStyle w:val="IACSubheading"/>
          </w:pPr>
        </w:pPrChange>
      </w:pPr>
      <w:ins w:id="880" w:author="Windows User" w:date="2019-09-28T11:59:00Z">
        <w:r>
          <w:rPr>
            <w:u w:val="none"/>
          </w:rPr>
          <w:t>After</w:t>
        </w:r>
      </w:ins>
      <w:ins w:id="881" w:author="Windows User" w:date="2019-09-28T11:58:00Z">
        <w:r w:rsidR="00A835E3" w:rsidRPr="00A835E3">
          <w:rPr>
            <w:u w:val="none"/>
          </w:rPr>
          <w:t xml:space="preserve">, low vegetation areas, with value lower than 10 m on CHM, were masked out. Therefore, only the areas containing high vegetation are left for further analysis. Finally, for these areas ITCs were detected on CHM rasters using the approach based on LM filtering described </w:t>
        </w:r>
        <w:r w:rsidR="00D02A3B">
          <w:rPr>
            <w:u w:val="none"/>
          </w:rPr>
          <w:t>by Popescu et al. [15]</w:t>
        </w:r>
        <w:r w:rsidR="00A835E3" w:rsidRPr="00A835E3">
          <w:rPr>
            <w:u w:val="none"/>
          </w:rPr>
          <w:t>.</w:t>
        </w:r>
      </w:ins>
    </w:p>
    <w:p w14:paraId="45A3EA15" w14:textId="77777777" w:rsidR="005351F1" w:rsidRDefault="005351F1">
      <w:pPr>
        <w:pStyle w:val="IACSubheading"/>
        <w:jc w:val="both"/>
        <w:rPr>
          <w:ins w:id="882" w:author="Windows User" w:date="2019-09-28T00:57:00Z"/>
          <w:u w:val="none"/>
        </w:rPr>
        <w:pPrChange w:id="883" w:author="Windows User" w:date="2019-09-27T16:41:00Z">
          <w:pPr>
            <w:pStyle w:val="IACSubheading"/>
          </w:pPr>
        </w:pPrChange>
      </w:pPr>
    </w:p>
    <w:p w14:paraId="3C58060A" w14:textId="46E0FE3C" w:rsidR="005351F1" w:rsidRDefault="00CD2F3C">
      <w:pPr>
        <w:pStyle w:val="IACSubheading"/>
        <w:numPr>
          <w:ilvl w:val="1"/>
          <w:numId w:val="4"/>
        </w:numPr>
        <w:rPr>
          <w:ins w:id="884" w:author="Windows User" w:date="2019-09-28T12:01:00Z"/>
          <w:i/>
          <w:u w:val="none"/>
        </w:rPr>
        <w:pPrChange w:id="885" w:author="Windows User" w:date="2019-10-02T15:05:00Z">
          <w:pPr>
            <w:pStyle w:val="IACSubheading"/>
          </w:pPr>
        </w:pPrChange>
      </w:pPr>
      <w:bookmarkStart w:id="886" w:name="_Ref20921241"/>
      <w:ins w:id="887" w:author="Windows User" w:date="2019-09-28T12:01:00Z">
        <w:r w:rsidRPr="00CD2F3C">
          <w:rPr>
            <w:i/>
            <w:u w:val="none"/>
          </w:rPr>
          <w:t>Tree Species Classification</w:t>
        </w:r>
        <w:bookmarkEnd w:id="886"/>
      </w:ins>
    </w:p>
    <w:p w14:paraId="3E7DEF21" w14:textId="715BB1AE" w:rsidR="00CD2F3C" w:rsidRDefault="00CD2F3C">
      <w:pPr>
        <w:pStyle w:val="IACSubheading"/>
        <w:rPr>
          <w:ins w:id="888" w:author="Windows User" w:date="2019-09-28T12:01:00Z"/>
          <w:i/>
          <w:u w:val="none"/>
        </w:rPr>
      </w:pPr>
    </w:p>
    <w:p w14:paraId="5B547DC0" w14:textId="352C8D30" w:rsidR="00CD2F3C" w:rsidRPr="00CD2F3C" w:rsidRDefault="00CD2F3C">
      <w:pPr>
        <w:pStyle w:val="IACSubheading"/>
        <w:jc w:val="both"/>
        <w:rPr>
          <w:ins w:id="889" w:author="Windows User" w:date="2019-09-28T12:05:00Z"/>
          <w:u w:val="none"/>
        </w:rPr>
        <w:pPrChange w:id="890" w:author="Windows User" w:date="2019-09-28T12:05:00Z">
          <w:pPr>
            <w:pStyle w:val="IACSubheading"/>
          </w:pPr>
        </w:pPrChange>
      </w:pPr>
      <w:ins w:id="891" w:author="Windows User" w:date="2019-09-28T12:05:00Z">
        <w:r>
          <w:rPr>
            <w:u w:val="none"/>
          </w:rPr>
          <w:t>T</w:t>
        </w:r>
        <w:r w:rsidRPr="00CD2F3C">
          <w:rPr>
            <w:u w:val="none"/>
          </w:rPr>
          <w:t>here are two approaches for classification tasks in remote sensing as it was discussed in Section</w:t>
        </w:r>
      </w:ins>
      <w:ins w:id="892" w:author="Windows User" w:date="2019-10-02T16:16:00Z">
        <w:r w:rsidR="00CA68E4">
          <w:rPr>
            <w:u w:val="none"/>
          </w:rPr>
          <w:t xml:space="preserve"> </w:t>
        </w:r>
        <w:r w:rsidR="00CA68E4">
          <w:rPr>
            <w:u w:val="none"/>
          </w:rPr>
          <w:fldChar w:fldCharType="begin"/>
        </w:r>
        <w:r w:rsidR="00CA68E4">
          <w:rPr>
            <w:u w:val="none"/>
          </w:rPr>
          <w:instrText xml:space="preserve"> PAGEREF _Ref20925388 \h </w:instrText>
        </w:r>
      </w:ins>
      <w:r w:rsidR="00CA68E4">
        <w:rPr>
          <w:u w:val="none"/>
        </w:rPr>
      </w:r>
      <w:r w:rsidR="00CA68E4">
        <w:rPr>
          <w:u w:val="none"/>
        </w:rPr>
        <w:fldChar w:fldCharType="separate"/>
      </w:r>
      <w:ins w:id="893" w:author="Windows User" w:date="2019-10-02T17:28:00Z">
        <w:r w:rsidR="00F51980">
          <w:rPr>
            <w:noProof/>
            <w:u w:val="none"/>
          </w:rPr>
          <w:t>1</w:t>
        </w:r>
      </w:ins>
      <w:ins w:id="894" w:author="Windows User" w:date="2019-10-02T16:16:00Z">
        <w:r w:rsidR="00CA68E4">
          <w:rPr>
            <w:u w:val="none"/>
          </w:rPr>
          <w:fldChar w:fldCharType="end"/>
        </w:r>
      </w:ins>
      <w:ins w:id="895" w:author="Windows User" w:date="2019-09-28T12:05:00Z">
        <w:r w:rsidRPr="00CD2F3C">
          <w:rPr>
            <w:u w:val="none"/>
          </w:rPr>
          <w:t xml:space="preserve">. </w:t>
        </w:r>
      </w:ins>
      <w:ins w:id="896" w:author="Windows User" w:date="2019-10-02T16:17:00Z">
        <w:r w:rsidR="00CA68E4">
          <w:rPr>
            <w:u w:val="none"/>
          </w:rPr>
          <w:t>In p</w:t>
        </w:r>
      </w:ins>
      <w:ins w:id="897" w:author="Windows User" w:date="2019-09-28T12:05:00Z">
        <w:r w:rsidRPr="00CD2F3C">
          <w:rPr>
            <w:u w:val="none"/>
          </w:rPr>
          <w:t>ixel-based classification each pixel is classified separately. This approach is usually applied with coarse resolution imagery, for instance field crop classification using 30 m resolution Landsat 8 satellite. In the other hand, object-based classification is performed using the information about the whole object, for either individual crowns, or areas. In general, it was shown that object-based approach is more stable and outperforms pixel-based approach in most cases; for this reason, object-based tree species classification is used along this work.</w:t>
        </w:r>
      </w:ins>
    </w:p>
    <w:p w14:paraId="53690837" w14:textId="77777777" w:rsidR="00CD2F3C" w:rsidRPr="00CD2F3C" w:rsidRDefault="00CD2F3C">
      <w:pPr>
        <w:pStyle w:val="IACSubheading"/>
        <w:jc w:val="both"/>
        <w:rPr>
          <w:ins w:id="898" w:author="Windows User" w:date="2019-09-28T12:05:00Z"/>
          <w:u w:val="none"/>
        </w:rPr>
        <w:pPrChange w:id="899" w:author="Windows User" w:date="2019-09-28T12:05:00Z">
          <w:pPr>
            <w:pStyle w:val="IACSubheading"/>
          </w:pPr>
        </w:pPrChange>
      </w:pPr>
    </w:p>
    <w:p w14:paraId="7F6CFB2C" w14:textId="6766B61E" w:rsidR="00CD2F3C" w:rsidRPr="00CD2F3C" w:rsidRDefault="00CD2F3C">
      <w:pPr>
        <w:pStyle w:val="IACSubheading"/>
        <w:jc w:val="both"/>
        <w:rPr>
          <w:ins w:id="900" w:author="Windows User" w:date="2019-09-28T12:05:00Z"/>
          <w:u w:val="none"/>
        </w:rPr>
        <w:pPrChange w:id="901" w:author="Windows User" w:date="2019-09-28T12:05:00Z">
          <w:pPr>
            <w:pStyle w:val="IACSubheading"/>
          </w:pPr>
        </w:pPrChange>
      </w:pPr>
      <w:ins w:id="902" w:author="Windows User" w:date="2019-09-28T12:05:00Z">
        <w:r w:rsidRPr="00CD2F3C">
          <w:rPr>
            <w:u w:val="none"/>
          </w:rPr>
          <w:t xml:space="preserve">First of all, boundaries of the classified objects shall be defined to be able to extract features inside </w:t>
        </w:r>
      </w:ins>
      <w:ins w:id="903" w:author="Windows User" w:date="2019-09-28T12:07:00Z">
        <w:r w:rsidRPr="00CD2F3C">
          <w:rPr>
            <w:u w:val="none"/>
          </w:rPr>
          <w:t>these regions</w:t>
        </w:r>
      </w:ins>
      <w:ins w:id="904" w:author="Windows User" w:date="2019-09-28T12:05:00Z">
        <w:r w:rsidRPr="00CD2F3C">
          <w:rPr>
            <w:u w:val="none"/>
          </w:rPr>
          <w:t>. Tree crowns delineation methods are usually applied for segmentation of exact shapes of the crowns, and can follow different approaches, including point clouds obtained from LiDAR</w:t>
        </w:r>
      </w:ins>
      <w:ins w:id="905" w:author="Windows User" w:date="2019-10-02T16:02:00Z">
        <w:r w:rsidR="00D02A3B">
          <w:rPr>
            <w:u w:val="none"/>
          </w:rPr>
          <w:t xml:space="preserve"> [15-17]</w:t>
        </w:r>
      </w:ins>
      <w:ins w:id="906" w:author="Windows User" w:date="2019-09-28T12:05:00Z">
        <w:r w:rsidRPr="00CD2F3C">
          <w:rPr>
            <w:u w:val="none"/>
          </w:rPr>
          <w:t>, and some others methods just relying on the image brightness values in the ab</w:t>
        </w:r>
        <w:r w:rsidR="00CA68E4">
          <w:rPr>
            <w:u w:val="none"/>
          </w:rPr>
          <w:t>sence of structural information</w:t>
        </w:r>
      </w:ins>
      <w:ins w:id="907" w:author="Windows User" w:date="2019-10-02T16:14:00Z">
        <w:r w:rsidR="00CA68E4">
          <w:rPr>
            <w:u w:val="none"/>
          </w:rPr>
          <w:t xml:space="preserve"> [</w:t>
        </w:r>
      </w:ins>
      <w:ins w:id="908" w:author="Windows User" w:date="2019-10-02T16:11:00Z">
        <w:r w:rsidR="00D02A3B">
          <w:rPr>
            <w:u w:val="none"/>
          </w:rPr>
          <w:t>19</w:t>
        </w:r>
      </w:ins>
      <w:ins w:id="909" w:author="Windows User" w:date="2019-09-28T12:05:00Z">
        <w:r w:rsidRPr="00CD2F3C">
          <w:rPr>
            <w:u w:val="none"/>
          </w:rPr>
          <w:t xml:space="preserve">, </w:t>
        </w:r>
      </w:ins>
      <w:ins w:id="910" w:author="Windows User" w:date="2019-10-02T16:13:00Z">
        <w:r w:rsidR="00D02A3B">
          <w:rPr>
            <w:u w:val="none"/>
          </w:rPr>
          <w:t>2</w:t>
        </w:r>
      </w:ins>
      <w:ins w:id="911" w:author="Windows User" w:date="2019-10-02T16:18:00Z">
        <w:r w:rsidR="00CA68E4">
          <w:rPr>
            <w:u w:val="none"/>
          </w:rPr>
          <w:t>0</w:t>
        </w:r>
      </w:ins>
      <w:ins w:id="912" w:author="Windows User" w:date="2019-09-28T12:05:00Z">
        <w:r w:rsidRPr="00CD2F3C">
          <w:rPr>
            <w:u w:val="none"/>
          </w:rPr>
          <w:t xml:space="preserve">, </w:t>
        </w:r>
      </w:ins>
      <w:ins w:id="913" w:author="Windows User" w:date="2019-10-02T16:12:00Z">
        <w:r w:rsidR="00D02A3B">
          <w:rPr>
            <w:u w:val="none"/>
          </w:rPr>
          <w:t>2</w:t>
        </w:r>
      </w:ins>
      <w:ins w:id="914" w:author="Windows User" w:date="2019-10-02T16:18:00Z">
        <w:r w:rsidR="00CA68E4">
          <w:rPr>
            <w:u w:val="none"/>
          </w:rPr>
          <w:t>1]</w:t>
        </w:r>
      </w:ins>
      <w:ins w:id="915" w:author="Windows User" w:date="2019-09-28T12:05:00Z">
        <w:r w:rsidRPr="00CD2F3C">
          <w:rPr>
            <w:u w:val="none"/>
          </w:rPr>
          <w:t>. However, in case of high resolution imagery, it is enough to use more simple strategies to define object boundaries, as, for example, Nevalainen et al.</w:t>
        </w:r>
      </w:ins>
      <w:ins w:id="916" w:author="Windows User" w:date="2019-10-02T16:14:00Z">
        <w:r w:rsidR="00CA68E4">
          <w:rPr>
            <w:u w:val="none"/>
          </w:rPr>
          <w:t xml:space="preserve"> [</w:t>
        </w:r>
      </w:ins>
      <w:ins w:id="917" w:author="Windows User" w:date="2019-10-02T16:18:00Z">
        <w:r w:rsidR="00CA68E4">
          <w:rPr>
            <w:u w:val="none"/>
          </w:rPr>
          <w:t>12]</w:t>
        </w:r>
      </w:ins>
      <w:ins w:id="918" w:author="Windows User" w:date="2019-09-28T12:05:00Z">
        <w:r w:rsidRPr="00CD2F3C">
          <w:rPr>
            <w:u w:val="none"/>
          </w:rPr>
          <w:t xml:space="preserve"> extracted features for tree species classification inside a circle area around detected tree top.</w:t>
        </w:r>
      </w:ins>
      <w:ins w:id="919" w:author="Windows User" w:date="2019-10-01T17:56:00Z">
        <w:r w:rsidR="006A2AE4">
          <w:rPr>
            <w:u w:val="none"/>
          </w:rPr>
          <w:t xml:space="preserve"> </w:t>
        </w:r>
      </w:ins>
      <w:ins w:id="920" w:author="Windows User" w:date="2019-10-01T18:02:00Z">
        <w:r w:rsidR="006A2AE4">
          <w:rPr>
            <w:u w:val="none"/>
          </w:rPr>
          <w:t xml:space="preserve">In </w:t>
        </w:r>
      </w:ins>
      <w:ins w:id="921" w:author="Windows User" w:date="2019-10-01T18:03:00Z">
        <w:r w:rsidR="006A2AE4">
          <w:rPr>
            <w:u w:val="none"/>
          </w:rPr>
          <w:fldChar w:fldCharType="begin"/>
        </w:r>
        <w:r w:rsidR="006A2AE4">
          <w:rPr>
            <w:u w:val="none"/>
          </w:rPr>
          <w:instrText xml:space="preserve"> REF _Ref20567454 \h </w:instrText>
        </w:r>
      </w:ins>
      <w:r w:rsidR="006A2AE4">
        <w:rPr>
          <w:u w:val="none"/>
        </w:rPr>
      </w:r>
      <w:r w:rsidR="006A2AE4">
        <w:rPr>
          <w:u w:val="none"/>
        </w:rPr>
        <w:fldChar w:fldCharType="separate"/>
      </w:r>
      <w:ins w:id="922" w:author="Windows User" w:date="2019-10-02T17:28:00Z">
        <w:r w:rsidR="00F51980">
          <w:t xml:space="preserve">Figure </w:t>
        </w:r>
        <w:r w:rsidR="00F51980">
          <w:rPr>
            <w:noProof/>
          </w:rPr>
          <w:t>7</w:t>
        </w:r>
      </w:ins>
      <w:ins w:id="923" w:author="Windows User" w:date="2019-10-01T18:03:00Z">
        <w:r w:rsidR="006A2AE4">
          <w:rPr>
            <w:u w:val="none"/>
          </w:rPr>
          <w:fldChar w:fldCharType="end"/>
        </w:r>
        <w:r w:rsidR="006A2AE4">
          <w:rPr>
            <w:u w:val="none"/>
          </w:rPr>
          <w:t xml:space="preserve"> </w:t>
        </w:r>
      </w:ins>
      <w:ins w:id="924" w:author="Windows User" w:date="2019-10-02T13:43:00Z">
        <w:r w:rsidR="00E61D65">
          <w:rPr>
            <w:u w:val="none"/>
          </w:rPr>
          <w:t xml:space="preserve">it </w:t>
        </w:r>
      </w:ins>
      <w:ins w:id="925" w:author="Windows User" w:date="2019-10-01T18:03:00Z">
        <w:r w:rsidR="00B162D3">
          <w:rPr>
            <w:u w:val="none"/>
          </w:rPr>
          <w:t xml:space="preserve">is shown how </w:t>
        </w:r>
      </w:ins>
      <w:ins w:id="926" w:author="Windows User" w:date="2019-10-02T13:58:00Z">
        <w:r w:rsidR="00D230C9">
          <w:rPr>
            <w:u w:val="none"/>
          </w:rPr>
          <w:t>tree crowns</w:t>
        </w:r>
      </w:ins>
      <w:ins w:id="927" w:author="Windows User" w:date="2019-10-02T13:44:00Z">
        <w:r w:rsidR="00E61D65">
          <w:rPr>
            <w:u w:val="none"/>
          </w:rPr>
          <w:t xml:space="preserve"> areas</w:t>
        </w:r>
      </w:ins>
      <w:ins w:id="928" w:author="Windows User" w:date="2019-10-01T18:03:00Z">
        <w:r w:rsidR="00B162D3">
          <w:rPr>
            <w:u w:val="none"/>
          </w:rPr>
          <w:t xml:space="preserve"> for both</w:t>
        </w:r>
      </w:ins>
      <w:ins w:id="929" w:author="Windows User" w:date="2019-10-01T18:04:00Z">
        <w:r w:rsidR="00B162D3">
          <w:rPr>
            <w:u w:val="none"/>
          </w:rPr>
          <w:t xml:space="preserve"> hyperspectral airborne and multispectral satellite imagery</w:t>
        </w:r>
      </w:ins>
      <w:ins w:id="930" w:author="Windows User" w:date="2019-10-02T13:56:00Z">
        <w:r w:rsidR="00D230C9">
          <w:rPr>
            <w:u w:val="none"/>
          </w:rPr>
          <w:t xml:space="preserve"> </w:t>
        </w:r>
      </w:ins>
      <w:ins w:id="931" w:author="Windows User" w:date="2019-10-02T13:58:00Z">
        <w:r w:rsidR="00D230C9">
          <w:rPr>
            <w:u w:val="none"/>
          </w:rPr>
          <w:t>are cropped</w:t>
        </w:r>
      </w:ins>
      <w:ins w:id="932" w:author="Windows User" w:date="2019-10-02T13:56:00Z">
        <w:r w:rsidR="00D230C9">
          <w:rPr>
            <w:u w:val="none"/>
          </w:rPr>
          <w:t xml:space="preserve"> using 1 m radius distance</w:t>
        </w:r>
      </w:ins>
      <w:ins w:id="933" w:author="Windows User" w:date="2019-10-01T18:04:00Z">
        <w:r w:rsidR="00D230C9">
          <w:rPr>
            <w:u w:val="none"/>
          </w:rPr>
          <w:t>, and</w:t>
        </w:r>
      </w:ins>
      <w:ins w:id="934" w:author="Windows User" w:date="2019-10-01T18:03:00Z">
        <w:r w:rsidR="00B162D3">
          <w:rPr>
            <w:u w:val="none"/>
          </w:rPr>
          <w:t xml:space="preserve"> </w:t>
        </w:r>
      </w:ins>
      <w:ins w:id="935" w:author="Windows User" w:date="2019-10-01T18:04:00Z">
        <w:r w:rsidR="00B162D3">
          <w:rPr>
            <w:u w:val="none"/>
          </w:rPr>
          <w:t>i</w:t>
        </w:r>
      </w:ins>
      <w:ins w:id="936" w:author="Windows User" w:date="2019-10-01T17:56:00Z">
        <w:r w:rsidR="006A2AE4">
          <w:rPr>
            <w:u w:val="none"/>
          </w:rPr>
          <w:t>n</w:t>
        </w:r>
      </w:ins>
      <w:ins w:id="937" w:author="Windows User" w:date="2019-10-01T18:02:00Z">
        <w:r w:rsidR="006A2AE4">
          <w:rPr>
            <w:u w:val="none"/>
          </w:rPr>
          <w:t xml:space="preserve"> Section</w:t>
        </w:r>
      </w:ins>
      <w:ins w:id="938" w:author="Windows User" w:date="2019-10-01T17:56:00Z">
        <w:r w:rsidR="006A2AE4">
          <w:rPr>
            <w:u w:val="none"/>
          </w:rPr>
          <w:t xml:space="preserve"> </w:t>
        </w:r>
      </w:ins>
      <w:ins w:id="939" w:author="Windows User" w:date="2019-10-01T18:02:00Z">
        <w:r w:rsidR="006A2AE4">
          <w:rPr>
            <w:u w:val="none"/>
          </w:rPr>
          <w:fldChar w:fldCharType="begin"/>
        </w:r>
        <w:r w:rsidR="006A2AE4">
          <w:rPr>
            <w:u w:val="none"/>
          </w:rPr>
          <w:instrText xml:space="preserve"> REF _Ref20845353 \r \h </w:instrText>
        </w:r>
      </w:ins>
      <w:r w:rsidR="006A2AE4">
        <w:rPr>
          <w:u w:val="none"/>
        </w:rPr>
      </w:r>
      <w:r w:rsidR="006A2AE4">
        <w:rPr>
          <w:u w:val="none"/>
        </w:rPr>
        <w:fldChar w:fldCharType="separate"/>
      </w:r>
      <w:ins w:id="940" w:author="Windows User" w:date="2019-10-02T17:28:00Z">
        <w:r w:rsidR="00F51980">
          <w:rPr>
            <w:u w:val="none"/>
          </w:rPr>
          <w:t>3</w:t>
        </w:r>
      </w:ins>
      <w:ins w:id="941" w:author="Windows User" w:date="2019-10-01T18:02:00Z">
        <w:r w:rsidR="006A2AE4">
          <w:rPr>
            <w:u w:val="none"/>
          </w:rPr>
          <w:fldChar w:fldCharType="end"/>
        </w:r>
      </w:ins>
      <w:ins w:id="942" w:author="Windows User" w:date="2019-10-01T18:09:00Z">
        <w:r w:rsidR="00B162D3">
          <w:rPr>
            <w:u w:val="none"/>
          </w:rPr>
          <w:t xml:space="preserve"> </w:t>
        </w:r>
      </w:ins>
      <w:ins w:id="943" w:author="Windows User" w:date="2019-10-02T13:59:00Z">
        <w:r w:rsidR="00D230C9">
          <w:rPr>
            <w:u w:val="none"/>
          </w:rPr>
          <w:t xml:space="preserve">it </w:t>
        </w:r>
      </w:ins>
      <w:ins w:id="944" w:author="Windows User" w:date="2019-10-01T18:09:00Z">
        <w:r w:rsidR="00B162D3">
          <w:rPr>
            <w:u w:val="none"/>
          </w:rPr>
          <w:t xml:space="preserve">is explained how to determine the </w:t>
        </w:r>
      </w:ins>
      <w:ins w:id="945" w:author="Windows User" w:date="2019-10-02T13:42:00Z">
        <w:r w:rsidR="00E61D65">
          <w:rPr>
            <w:u w:val="none"/>
          </w:rPr>
          <w:t xml:space="preserve">optimal </w:t>
        </w:r>
      </w:ins>
      <w:ins w:id="946" w:author="Windows User" w:date="2019-10-01T18:09:00Z">
        <w:r w:rsidR="00B162D3">
          <w:rPr>
            <w:u w:val="none"/>
          </w:rPr>
          <w:t xml:space="preserve">radius </w:t>
        </w:r>
      </w:ins>
      <w:ins w:id="947" w:author="Windows User" w:date="2019-10-02T13:42:00Z">
        <w:r w:rsidR="00E61D65">
          <w:rPr>
            <w:u w:val="none"/>
          </w:rPr>
          <w:t xml:space="preserve">dimension </w:t>
        </w:r>
      </w:ins>
      <w:ins w:id="948" w:author="Windows User" w:date="2019-10-01T18:09:00Z">
        <w:r w:rsidR="00B162D3">
          <w:rPr>
            <w:u w:val="none"/>
          </w:rPr>
          <w:t xml:space="preserve">based on cross validation </w:t>
        </w:r>
      </w:ins>
      <w:ins w:id="949" w:author="Windows User" w:date="2019-10-02T13:46:00Z">
        <w:r w:rsidR="00E61D65">
          <w:rPr>
            <w:u w:val="none"/>
          </w:rPr>
          <w:t>for</w:t>
        </w:r>
      </w:ins>
      <w:ins w:id="950" w:author="Windows User" w:date="2019-10-01T18:09:00Z">
        <w:r w:rsidR="00B162D3">
          <w:rPr>
            <w:u w:val="none"/>
          </w:rPr>
          <w:t xml:space="preserve"> different classification algorithms.</w:t>
        </w:r>
      </w:ins>
      <w:ins w:id="951" w:author="Windows User" w:date="2019-10-02T13:59:00Z">
        <w:r w:rsidR="00D230C9">
          <w:rPr>
            <w:u w:val="none"/>
          </w:rPr>
          <w:t xml:space="preserve"> In case of satellite imagery tree </w:t>
        </w:r>
        <w:r w:rsidR="00D230C9">
          <w:rPr>
            <w:u w:val="none"/>
          </w:rPr>
          <w:lastRenderedPageBreak/>
          <w:t>crowns areas are repre</w:t>
        </w:r>
      </w:ins>
      <w:ins w:id="952" w:author="Windows User" w:date="2019-10-02T14:00:00Z">
        <w:r w:rsidR="00D230C9">
          <w:rPr>
            <w:u w:val="none"/>
          </w:rPr>
          <w:t>sented</w:t>
        </w:r>
        <w:r w:rsidR="003B7FE0">
          <w:rPr>
            <w:u w:val="none"/>
          </w:rPr>
          <w:t xml:space="preserve"> by only several pixels due it</w:t>
        </w:r>
      </w:ins>
      <w:ins w:id="953" w:author="Windows User" w:date="2019-10-02T14:01:00Z">
        <w:r w:rsidR="003B7FE0">
          <w:rPr>
            <w:u w:val="none"/>
          </w:rPr>
          <w:t>s low resolution comparing to airborne imagery (Figure 7)</w:t>
        </w:r>
      </w:ins>
      <w:ins w:id="954" w:author="Windows User" w:date="2019-10-02T14:02:00Z">
        <w:r w:rsidR="003B7FE0">
          <w:rPr>
            <w:u w:val="none"/>
          </w:rPr>
          <w:t>.</w:t>
        </w:r>
      </w:ins>
    </w:p>
    <w:p w14:paraId="24E25A18" w14:textId="7A7A61AD" w:rsidR="00F84B2C" w:rsidRDefault="00F84B2C">
      <w:pPr>
        <w:pStyle w:val="IACSubheading"/>
        <w:jc w:val="both"/>
        <w:rPr>
          <w:ins w:id="955" w:author="Windows User" w:date="2019-09-28T12:41:00Z"/>
          <w:u w:val="none"/>
        </w:rPr>
        <w:pPrChange w:id="956" w:author="Windows User" w:date="2019-09-28T12:05:00Z">
          <w:pPr>
            <w:pStyle w:val="IACSubheading"/>
          </w:pPr>
        </w:pPrChange>
      </w:pPr>
    </w:p>
    <w:p w14:paraId="1652A3DD" w14:textId="77777777" w:rsidR="00F84B2C" w:rsidRDefault="00F84B2C">
      <w:pPr>
        <w:pStyle w:val="IACSubheading"/>
        <w:keepNext/>
        <w:jc w:val="both"/>
        <w:rPr>
          <w:ins w:id="957" w:author="Windows User" w:date="2019-09-28T12:42:00Z"/>
        </w:rPr>
        <w:pPrChange w:id="958" w:author="Windows User" w:date="2019-09-28T12:42:00Z">
          <w:pPr>
            <w:pStyle w:val="IACSubheading"/>
            <w:jc w:val="both"/>
          </w:pPr>
        </w:pPrChange>
      </w:pPr>
      <w:ins w:id="959" w:author="Windows User" w:date="2019-09-28T12:41:00Z">
        <w:r>
          <w:rPr>
            <w:noProof/>
            <w:lang w:val="en-US"/>
          </w:rPr>
          <w:drawing>
            <wp:inline distT="0" distB="0" distL="0" distR="0" wp14:anchorId="27C01780" wp14:editId="70B89CF1">
              <wp:extent cx="2879725" cy="1395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725" cy="1395095"/>
                      </a:xfrm>
                      <a:prstGeom prst="rect">
                        <a:avLst/>
                      </a:prstGeom>
                    </pic:spPr>
                  </pic:pic>
                </a:graphicData>
              </a:graphic>
            </wp:inline>
          </w:drawing>
        </w:r>
      </w:ins>
    </w:p>
    <w:p w14:paraId="3DE4A8C5" w14:textId="7E513729" w:rsidR="00F84B2C" w:rsidRPr="00CD2F3C" w:rsidRDefault="00F84B2C">
      <w:pPr>
        <w:pStyle w:val="af8"/>
        <w:rPr>
          <w:ins w:id="960" w:author="Windows User" w:date="2019-09-28T12:05:00Z"/>
        </w:rPr>
        <w:pPrChange w:id="961" w:author="Windows User" w:date="2019-09-28T12:42:00Z">
          <w:pPr>
            <w:pStyle w:val="IACSubheading"/>
          </w:pPr>
        </w:pPrChange>
      </w:pPr>
      <w:bookmarkStart w:id="962" w:name="_Ref20567454"/>
      <w:ins w:id="963" w:author="Windows User" w:date="2019-09-28T12:42:00Z">
        <w:r>
          <w:t xml:space="preserve">Figure </w:t>
        </w:r>
        <w:r>
          <w:fldChar w:fldCharType="begin"/>
        </w:r>
        <w:r>
          <w:instrText xml:space="preserve"> SEQ Figure \* ARABIC </w:instrText>
        </w:r>
      </w:ins>
      <w:r>
        <w:fldChar w:fldCharType="separate"/>
      </w:r>
      <w:ins w:id="964" w:author="Windows User" w:date="2019-10-02T17:28:00Z">
        <w:r w:rsidR="00F51980">
          <w:rPr>
            <w:noProof/>
          </w:rPr>
          <w:t>7</w:t>
        </w:r>
      </w:ins>
      <w:ins w:id="965" w:author="Windows User" w:date="2019-09-28T12:42:00Z">
        <w:r>
          <w:fldChar w:fldCharType="end"/>
        </w:r>
        <w:bookmarkEnd w:id="962"/>
        <w:r>
          <w:t>. E</w:t>
        </w:r>
        <w:r w:rsidRPr="00D41649">
          <w:t>xamples of differences in amount of extracted pixels of tree crowns in hyperspectral airborne and multispectral</w:t>
        </w:r>
        <w:r>
          <w:t xml:space="preserve"> </w:t>
        </w:r>
        <w:r w:rsidRPr="00D41649">
          <w:t>satellite data during features calculation step due to different imagery resolutions</w:t>
        </w:r>
      </w:ins>
    </w:p>
    <w:p w14:paraId="17EC8261" w14:textId="4BB6B258" w:rsidR="005351F1" w:rsidRDefault="005351F1">
      <w:pPr>
        <w:pStyle w:val="IACSubheading"/>
        <w:jc w:val="both"/>
        <w:rPr>
          <w:ins w:id="966" w:author="Windows User" w:date="2019-09-28T12:29:00Z"/>
          <w:u w:val="none"/>
        </w:rPr>
        <w:pPrChange w:id="967" w:author="Windows User" w:date="2019-09-27T16:41:00Z">
          <w:pPr>
            <w:pStyle w:val="IACSubheading"/>
          </w:pPr>
        </w:pPrChange>
      </w:pPr>
    </w:p>
    <w:p w14:paraId="3AE4AC64" w14:textId="2E3AAFC3" w:rsidR="00A104F6" w:rsidRDefault="00A104F6">
      <w:pPr>
        <w:pStyle w:val="IACSubheading"/>
        <w:jc w:val="center"/>
        <w:rPr>
          <w:ins w:id="968" w:author="Windows User" w:date="2019-09-28T00:45:00Z"/>
          <w:u w:val="none"/>
        </w:rPr>
        <w:pPrChange w:id="969" w:author="Windows User" w:date="2019-09-28T12:40:00Z">
          <w:pPr>
            <w:pStyle w:val="IACSubheading"/>
          </w:pPr>
        </w:pPrChange>
      </w:pPr>
    </w:p>
    <w:p w14:paraId="6752876C" w14:textId="77777777" w:rsidR="00CA58B7" w:rsidRPr="00820BEF" w:rsidRDefault="00CA58B7">
      <w:pPr>
        <w:pStyle w:val="IACSubheading"/>
        <w:jc w:val="both"/>
        <w:rPr>
          <w:ins w:id="970" w:author="Windows User" w:date="2019-09-27T12:09:00Z"/>
          <w:u w:val="none"/>
          <w:rPrChange w:id="971" w:author="Windows User" w:date="2019-09-27T16:11:00Z">
            <w:rPr>
              <w:ins w:id="972" w:author="Windows User" w:date="2019-09-27T12:09:00Z"/>
            </w:rPr>
          </w:rPrChange>
        </w:rPr>
        <w:pPrChange w:id="973" w:author="Windows User" w:date="2019-09-27T16:41:00Z">
          <w:pPr>
            <w:pStyle w:val="IACSubheading"/>
          </w:pPr>
        </w:pPrChange>
      </w:pPr>
    </w:p>
    <w:p w14:paraId="552C3C73" w14:textId="012942DB" w:rsidR="004D6D5B" w:rsidRDefault="004D6D5B" w:rsidP="00802498">
      <w:pPr>
        <w:ind w:firstLine="0"/>
        <w:rPr>
          <w:ins w:id="974" w:author="Windows User" w:date="2019-09-28T13:01:00Z"/>
        </w:rPr>
      </w:pPr>
      <w:ins w:id="975" w:author="Windows User" w:date="2019-09-28T13:01:00Z">
        <w:r w:rsidRPr="004D6D5B">
          <w:t>There exist several strategies to construct feature vectors for classification from hyperspectral data. For example, Nevalainen et al.</w:t>
        </w:r>
      </w:ins>
      <w:ins w:id="976" w:author="Windows User" w:date="2019-10-02T16:22:00Z">
        <w:r w:rsidR="00CA68E4">
          <w:t xml:space="preserve"> </w:t>
        </w:r>
      </w:ins>
      <w:ins w:id="977" w:author="Windows User" w:date="2019-10-02T16:14:00Z">
        <w:r w:rsidR="00CA68E4">
          <w:t>[</w:t>
        </w:r>
      </w:ins>
      <w:ins w:id="978" w:author="Windows User" w:date="2019-10-02T16:22:00Z">
        <w:r w:rsidR="00CA68E4">
          <w:t>12]</w:t>
        </w:r>
      </w:ins>
      <w:ins w:id="979" w:author="Windows User" w:date="2019-09-28T13:01:00Z">
        <w:r w:rsidRPr="004D6D5B">
          <w:t xml:space="preserve"> used mean, median, and some of their threshold values as features. In this project, it was decided to use only mean values per each spectral band as features, since there is one-to-one correspondence between features and spectral bands in this case and, therefore, the results will be more interpretable and it is possible to estimate the importance of the spectral bands for tree species classification. The number of extracted features</w:t>
        </w:r>
      </w:ins>
      <w:ins w:id="980" w:author="Windows User" w:date="2019-09-28T13:02:00Z">
        <w:r>
          <w:t xml:space="preserve"> for </w:t>
        </w:r>
      </w:ins>
      <w:ins w:id="981" w:author="Windows User" w:date="2019-09-28T13:04:00Z">
        <w:r>
          <w:t>hyperspectral airborne data</w:t>
        </w:r>
      </w:ins>
      <w:ins w:id="982" w:author="Windows User" w:date="2019-09-28T13:01:00Z">
        <w:r w:rsidRPr="004D6D5B">
          <w:t xml:space="preserve"> is 32, which is the total number of bands in hyperspectral imagery used in this project. Additionally, normalization is applied in order to reduce the effects of brightness differences in hyperspectral imagery as well as the shadowing effects. Moreover, normalization improves the overall accuracy of hyperspectral imagery classification, which was demonstrated by Cao et al.</w:t>
        </w:r>
      </w:ins>
      <w:ins w:id="983" w:author="Windows User" w:date="2019-10-02T16:14:00Z">
        <w:r w:rsidR="00CA68E4">
          <w:t xml:space="preserve"> [</w:t>
        </w:r>
      </w:ins>
      <w:ins w:id="984" w:author="Windows User" w:date="2019-10-02T16:23:00Z">
        <w:r w:rsidR="00CA68E4">
          <w:t>24]</w:t>
        </w:r>
      </w:ins>
      <w:ins w:id="985" w:author="Windows User" w:date="2019-09-28T13:01:00Z">
        <w:r w:rsidRPr="004D6D5B">
          <w:t xml:space="preserve"> where it is recommended to use normalization per spectral bands, but in this project normalization per pixel values is applied, since it gives better results in case of changing weather conditions during the flights. The exact formula for normalization used in this project is the following:</w:t>
        </w:r>
      </w:ins>
    </w:p>
    <w:p w14:paraId="1CB791F2" w14:textId="07F51B3A" w:rsidR="004D6D5B" w:rsidRDefault="004D6D5B" w:rsidP="00802498">
      <w:pPr>
        <w:ind w:firstLine="0"/>
        <w:rPr>
          <w:ins w:id="986" w:author="Windows User" w:date="2019-09-28T13:05:00Z"/>
        </w:rPr>
      </w:pPr>
    </w:p>
    <w:p w14:paraId="61223C50" w14:textId="5CAA4AB6" w:rsidR="004D6D5B" w:rsidRPr="004D6D5B" w:rsidRDefault="00BF556C" w:rsidP="00802498">
      <w:pPr>
        <w:ind w:firstLine="0"/>
        <w:rPr>
          <w:ins w:id="987" w:author="Windows User" w:date="2019-09-28T13:10:00Z"/>
        </w:rPr>
      </w:pPr>
      <m:oMathPara>
        <m:oMath>
          <m:sSub>
            <m:sSubPr>
              <m:ctrlPr>
                <w:ins w:id="988" w:author="Windows User" w:date="2019-09-28T13:07:00Z">
                  <w:rPr>
                    <w:rFonts w:ascii="Cambria Math" w:hAnsi="Cambria Math"/>
                    <w:i/>
                  </w:rPr>
                </w:ins>
              </m:ctrlPr>
            </m:sSubPr>
            <m:e>
              <m:r>
                <w:ins w:id="989" w:author="Windows User" w:date="2019-09-28T13:07:00Z">
                  <w:rPr>
                    <w:rFonts w:ascii="Cambria Math" w:hAnsi="Cambria Math"/>
                  </w:rPr>
                  <m:t>x</m:t>
                </w:ins>
              </m:r>
              <m:r>
                <w:ins w:id="990" w:author="Windows User" w:date="2019-09-28T13:10:00Z">
                  <w:rPr>
                    <w:rFonts w:ascii="Cambria Math" w:hAnsi="Cambria Math"/>
                  </w:rPr>
                  <m:t>_norm</m:t>
                </w:ins>
              </m:r>
            </m:e>
            <m:sub>
              <m:r>
                <w:ins w:id="991" w:author="Windows User" w:date="2019-09-28T13:10:00Z">
                  <w:rPr>
                    <w:rFonts w:ascii="Cambria Math" w:hAnsi="Cambria Math"/>
                  </w:rPr>
                  <m:t>i</m:t>
                </w:ins>
              </m:r>
            </m:sub>
          </m:sSub>
          <m:r>
            <w:ins w:id="992" w:author="Windows User" w:date="2019-09-28T13:05:00Z">
              <w:rPr>
                <w:rFonts w:ascii="Cambria Math" w:eastAsia="Cambria Math" w:hAnsi="Cambria Math" w:cs="Cambria Math"/>
              </w:rPr>
              <m:t>=</m:t>
            </w:ins>
          </m:r>
          <m:f>
            <m:fPr>
              <m:ctrlPr>
                <w:ins w:id="993" w:author="Windows User" w:date="2019-09-28T13:08:00Z">
                  <w:rPr>
                    <w:rFonts w:ascii="Cambria Math" w:eastAsia="Cambria Math" w:hAnsi="Cambria Math" w:cs="Cambria Math"/>
                    <w:i/>
                  </w:rPr>
                </w:ins>
              </m:ctrlPr>
            </m:fPr>
            <m:num>
              <m:sSub>
                <m:sSubPr>
                  <m:ctrlPr>
                    <w:ins w:id="994" w:author="Windows User" w:date="2019-09-28T13:08:00Z">
                      <w:rPr>
                        <w:rFonts w:ascii="Cambria Math" w:eastAsia="Cambria Math" w:hAnsi="Cambria Math" w:cs="Cambria Math"/>
                        <w:i/>
                      </w:rPr>
                    </w:ins>
                  </m:ctrlPr>
                </m:sSubPr>
                <m:e>
                  <m:r>
                    <w:ins w:id="995" w:author="Windows User" w:date="2019-09-28T13:08:00Z">
                      <w:rPr>
                        <w:rFonts w:ascii="Cambria Math" w:eastAsia="Cambria Math" w:hAnsi="Cambria Math" w:cs="Cambria Math"/>
                      </w:rPr>
                      <m:t>x</m:t>
                    </w:ins>
                  </m:r>
                </m:e>
                <m:sub>
                  <m:r>
                    <w:ins w:id="996" w:author="Windows User" w:date="2019-09-28T13:08:00Z">
                      <w:rPr>
                        <w:rFonts w:ascii="Cambria Math" w:eastAsia="Cambria Math" w:hAnsi="Cambria Math" w:cs="Cambria Math"/>
                      </w:rPr>
                      <m:t>i</m:t>
                    </w:ins>
                  </m:r>
                </m:sub>
              </m:sSub>
            </m:num>
            <m:den>
              <m:nary>
                <m:naryPr>
                  <m:chr m:val="∑"/>
                  <m:limLoc m:val="subSup"/>
                  <m:ctrlPr>
                    <w:ins w:id="997" w:author="Windows User" w:date="2019-09-28T13:09:00Z">
                      <w:rPr>
                        <w:rFonts w:ascii="Cambria Math" w:eastAsia="Cambria Math" w:hAnsi="Cambria Math" w:cs="Cambria Math"/>
                        <w:i/>
                      </w:rPr>
                    </w:ins>
                  </m:ctrlPr>
                </m:naryPr>
                <m:sub>
                  <m:r>
                    <w:ins w:id="998" w:author="Windows User" w:date="2019-09-28T13:09:00Z">
                      <w:rPr>
                        <w:rFonts w:ascii="Cambria Math" w:eastAsia="Cambria Math" w:hAnsi="Cambria Math" w:cs="Cambria Math"/>
                      </w:rPr>
                      <m:t>j=1</m:t>
                    </w:ins>
                  </m:r>
                </m:sub>
                <m:sup>
                  <m:r>
                    <w:ins w:id="999" w:author="Windows User" w:date="2019-09-28T13:09:00Z">
                      <w:rPr>
                        <w:rFonts w:ascii="Cambria Math" w:eastAsia="Cambria Math" w:hAnsi="Cambria Math" w:cs="Cambria Math"/>
                      </w:rPr>
                      <m:t>n</m:t>
                    </w:ins>
                  </m:r>
                </m:sup>
                <m:e>
                  <m:sSub>
                    <m:sSubPr>
                      <m:ctrlPr>
                        <w:ins w:id="1000" w:author="Windows User" w:date="2019-09-28T13:09:00Z">
                          <w:rPr>
                            <w:rFonts w:ascii="Cambria Math" w:eastAsia="Cambria Math" w:hAnsi="Cambria Math" w:cs="Cambria Math"/>
                            <w:i/>
                          </w:rPr>
                        </w:ins>
                      </m:ctrlPr>
                    </m:sSubPr>
                    <m:e>
                      <m:r>
                        <w:ins w:id="1001" w:author="Windows User" w:date="2019-09-28T13:09:00Z">
                          <w:rPr>
                            <w:rFonts w:ascii="Cambria Math" w:eastAsia="Cambria Math" w:hAnsi="Cambria Math" w:cs="Cambria Math"/>
                          </w:rPr>
                          <m:t>x</m:t>
                        </w:ins>
                      </m:r>
                    </m:e>
                    <m:sub>
                      <m:r>
                        <w:ins w:id="1002" w:author="Windows User" w:date="2019-09-28T13:09:00Z">
                          <w:rPr>
                            <w:rFonts w:ascii="Cambria Math" w:eastAsia="Cambria Math" w:hAnsi="Cambria Math" w:cs="Cambria Math"/>
                          </w:rPr>
                          <m:t>j</m:t>
                        </w:ins>
                      </m:r>
                    </m:sub>
                  </m:sSub>
                </m:e>
              </m:nary>
            </m:den>
          </m:f>
        </m:oMath>
      </m:oMathPara>
    </w:p>
    <w:p w14:paraId="0C0119A3" w14:textId="0E3F38F3" w:rsidR="004D6D5B" w:rsidRDefault="004D6D5B" w:rsidP="00802498">
      <w:pPr>
        <w:ind w:firstLine="0"/>
        <w:rPr>
          <w:ins w:id="1003" w:author="Windows User" w:date="2019-09-28T13:10:00Z"/>
        </w:rPr>
      </w:pPr>
    </w:p>
    <w:p w14:paraId="2A7885DD" w14:textId="75A40C70" w:rsidR="004D6D5B" w:rsidRDefault="004D6D5B" w:rsidP="00802498">
      <w:pPr>
        <w:ind w:firstLine="0"/>
        <w:rPr>
          <w:ins w:id="1004" w:author="Windows User" w:date="2019-09-28T13:12:00Z"/>
        </w:rPr>
      </w:pPr>
      <w:ins w:id="1005" w:author="Windows User" w:date="2019-09-28T13:10:00Z">
        <w:r w:rsidRPr="004D6D5B">
          <w:t>Where</w:t>
        </w:r>
        <w:r>
          <w:t xml:space="preserve">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Pr="004D6D5B">
          <w:t>- the value of the pixel in the spectral band</w:t>
        </w:r>
      </w:ins>
      <w:ins w:id="1006" w:author="Windows User" w:date="2019-09-28T13:11:00Z">
        <w:r>
          <w:t xml:space="preserve"> </w:t>
        </w:r>
      </w:ins>
      <m:oMath>
        <m:r>
          <w:ins w:id="1007" w:author="Windows User" w:date="2019-09-28T13:10:00Z">
            <w:rPr>
              <w:rFonts w:ascii="Cambria Math" w:hAnsi="Cambria Math"/>
            </w:rPr>
            <m:t>i</m:t>
          </w:ins>
        </m:r>
      </m:oMath>
      <w:ins w:id="1008" w:author="Windows User" w:date="2019-09-28T13:10:00Z">
        <w:r w:rsidRPr="004D6D5B">
          <w:t>,</w:t>
        </w:r>
      </w:ins>
      <w:ins w:id="1009" w:author="Windows User" w:date="2019-09-28T13:11:00Z">
        <w:r>
          <w:t xml:space="preserve"> </w:t>
        </w:r>
      </w:ins>
      <m:oMath>
        <m:r>
          <w:ins w:id="1010" w:author="Windows User" w:date="2019-09-28T13:10:00Z">
            <w:rPr>
              <w:rFonts w:ascii="Cambria Math" w:hAnsi="Cambria Math"/>
            </w:rPr>
            <m:t>n</m:t>
          </w:ins>
        </m:r>
        <m:r>
          <w:ins w:id="1011" w:author="Windows User" w:date="2019-09-28T13:11:00Z">
            <w:rPr>
              <w:rFonts w:ascii="Cambria Math" w:hAnsi="Cambria Math"/>
            </w:rPr>
            <m:t xml:space="preserve"> </m:t>
          </w:ins>
        </m:r>
      </m:oMath>
      <w:ins w:id="1012" w:author="Windows User" w:date="2019-09-28T13:10:00Z">
        <w:r w:rsidRPr="004D6D5B">
          <w:t>- the total number of bands and</w:t>
        </w:r>
      </w:ins>
      <w:ins w:id="1013" w:author="Windows User" w:date="2019-09-28T13:11:00Z">
        <w:r>
          <w:t xml:space="preserve"> </w:t>
        </w:r>
        <m:oMath>
          <m:sSub>
            <m:sSubPr>
              <m:ctrlPr>
                <w:rPr>
                  <w:rFonts w:ascii="Cambria Math" w:hAnsi="Cambria Math"/>
                  <w:i/>
                </w:rPr>
              </m:ctrlPr>
            </m:sSubPr>
            <m:e>
              <m:r>
                <w:rPr>
                  <w:rFonts w:ascii="Cambria Math" w:hAnsi="Cambria Math"/>
                </w:rPr>
                <m:t>x_norm</m:t>
              </m:r>
            </m:e>
            <m:sub>
              <m:r>
                <w:rPr>
                  <w:rFonts w:ascii="Cambria Math" w:hAnsi="Cambria Math"/>
                </w:rPr>
                <m:t>i</m:t>
              </m:r>
            </m:sub>
          </m:sSub>
        </m:oMath>
      </w:ins>
      <w:ins w:id="1014" w:author="Windows User" w:date="2019-09-28T13:10:00Z">
        <w:r w:rsidRPr="004D6D5B">
          <w:t>- normalized</w:t>
        </w:r>
      </w:ins>
      <w:ins w:id="1015" w:author="Windows User" w:date="2019-09-28T13:12:00Z">
        <w:r w:rsidR="00C636A0">
          <w:t xml:space="preserve"> </w:t>
        </w:r>
      </w:ins>
      <w:ins w:id="1016" w:author="Windows User" w:date="2019-09-28T13:10:00Z">
        <w:r w:rsidRPr="004D6D5B">
          <w:t>value  of  the  pixel  in  the  spectral  band</w:t>
        </w:r>
      </w:ins>
      <w:ins w:id="1017" w:author="Windows User" w:date="2019-09-28T13:11:00Z">
        <w:r>
          <w:t xml:space="preserve"> </w:t>
        </w:r>
      </w:ins>
      <m:oMath>
        <m:r>
          <w:ins w:id="1018" w:author="Windows User" w:date="2019-09-28T13:10:00Z">
            <w:rPr>
              <w:rFonts w:ascii="Cambria Math" w:hAnsi="Cambria Math"/>
            </w:rPr>
            <m:t>i</m:t>
          </w:ins>
        </m:r>
      </m:oMath>
      <w:ins w:id="1019" w:author="Windows User" w:date="2019-09-28T13:10:00Z">
        <w:r w:rsidRPr="004D6D5B">
          <w:t xml:space="preserve">.  </w:t>
        </w:r>
      </w:ins>
      <w:ins w:id="1020" w:author="Windows User" w:date="2019-09-28T13:18:00Z">
        <w:r w:rsidR="00C636A0">
          <w:fldChar w:fldCharType="begin"/>
        </w:r>
        <w:r w:rsidR="00C636A0">
          <w:instrText xml:space="preserve"> REF _Ref20569127 \h </w:instrText>
        </w:r>
      </w:ins>
      <w:r w:rsidR="00C636A0">
        <w:fldChar w:fldCharType="separate"/>
      </w:r>
      <w:ins w:id="1021" w:author="Windows User" w:date="2019-10-02T17:28:00Z">
        <w:r w:rsidR="00F51980">
          <w:t xml:space="preserve">Figure </w:t>
        </w:r>
        <w:r w:rsidR="00F51980">
          <w:rPr>
            <w:noProof/>
          </w:rPr>
          <w:t>8</w:t>
        </w:r>
      </w:ins>
      <w:ins w:id="1022" w:author="Windows User" w:date="2019-09-28T13:18:00Z">
        <w:r w:rsidR="00C636A0">
          <w:fldChar w:fldCharType="end"/>
        </w:r>
      </w:ins>
      <w:ins w:id="1023" w:author="Windows User" w:date="2019-09-28T13:10:00Z">
        <w:r w:rsidRPr="004D6D5B">
          <w:t xml:space="preserve">   </w:t>
        </w:r>
        <w:del w:id="1024" w:author="Мосин Василий Михайлович" w:date="2019-10-02T20:54:00Z">
          <w:r w:rsidRPr="004D6D5B" w:rsidDel="00187372">
            <w:delText>shows  mean</w:delText>
          </w:r>
        </w:del>
      </w:ins>
      <w:ins w:id="1025" w:author="Мосин Василий Михайлович" w:date="2019-10-02T20:54:00Z">
        <w:r w:rsidR="00187372" w:rsidRPr="004D6D5B">
          <w:t xml:space="preserve">shows </w:t>
        </w:r>
      </w:ins>
      <w:ins w:id="1026" w:author="Windows User" w:date="2019-09-28T13:10:00Z">
        <w:del w:id="1027" w:author="Мосин Василий Михайлович" w:date="2019-10-02T20:55:00Z">
          <w:r w:rsidRPr="004D6D5B" w:rsidDel="00187372">
            <w:delText xml:space="preserve">  normalized</w:delText>
          </w:r>
        </w:del>
      </w:ins>
      <w:ins w:id="1028" w:author="Мосин Василий Михайлович" w:date="2019-10-02T20:55:00Z">
        <w:r w:rsidR="00187372" w:rsidRPr="004D6D5B">
          <w:t>mean normalized</w:t>
        </w:r>
      </w:ins>
      <w:ins w:id="1029" w:author="Windows User" w:date="2019-09-28T13:10:00Z">
        <w:del w:id="1030" w:author="Мосин Василий Михайлович" w:date="2019-10-02T20:55:00Z">
          <w:r w:rsidRPr="004D6D5B" w:rsidDel="00187372">
            <w:delText xml:space="preserve"> </w:delText>
          </w:r>
        </w:del>
        <w:r w:rsidRPr="004D6D5B">
          <w:t xml:space="preserve"> spectral </w:t>
        </w:r>
        <w:del w:id="1031" w:author="Мосин Василий Михайлович" w:date="2019-10-02T20:55:00Z">
          <w:r w:rsidRPr="004D6D5B" w:rsidDel="00187372">
            <w:delText xml:space="preserve"> </w:delText>
          </w:r>
        </w:del>
        <w:r w:rsidRPr="004D6D5B">
          <w:t xml:space="preserve">values </w:t>
        </w:r>
        <w:del w:id="1032" w:author="Мосин Василий Михайлович" w:date="2019-10-02T20:55:00Z">
          <w:r w:rsidRPr="004D6D5B" w:rsidDel="00187372">
            <w:delText xml:space="preserve"> </w:delText>
          </w:r>
        </w:del>
        <w:r w:rsidRPr="004D6D5B">
          <w:t xml:space="preserve">averaged </w:t>
        </w:r>
        <w:del w:id="1033" w:author="Мосин Василий Михайлович" w:date="2019-10-02T20:55:00Z">
          <w:r w:rsidRPr="004D6D5B" w:rsidDel="00187372">
            <w:delText xml:space="preserve"> </w:delText>
          </w:r>
        </w:del>
      </w:ins>
      <w:ins w:id="1034" w:author="Windows User" w:date="2019-09-28T13:37:00Z">
        <w:r w:rsidR="00C1211D">
          <w:t xml:space="preserve">from hyperspectral airborne data </w:t>
        </w:r>
      </w:ins>
      <w:ins w:id="1035" w:author="Windows User" w:date="2019-09-28T13:10:00Z">
        <w:r w:rsidRPr="004D6D5B">
          <w:t>per</w:t>
        </w:r>
      </w:ins>
      <w:ins w:id="1036" w:author="Мосин Василий Михайлович" w:date="2019-10-02T20:55:00Z">
        <w:r w:rsidR="00187372">
          <w:t xml:space="preserve"> </w:t>
        </w:r>
      </w:ins>
      <w:ins w:id="1037" w:author="Windows User" w:date="2019-09-28T13:10:00Z">
        <w:del w:id="1038" w:author="Мосин Василий Михайлович" w:date="2019-10-02T20:55:00Z">
          <w:r w:rsidRPr="004D6D5B" w:rsidDel="00187372">
            <w:delText xml:space="preserve">  </w:delText>
          </w:r>
        </w:del>
        <w:r w:rsidRPr="004D6D5B">
          <w:t>tree</w:t>
        </w:r>
      </w:ins>
      <w:ins w:id="1039" w:author="Windows User" w:date="2019-09-28T13:35:00Z">
        <w:r w:rsidR="00C1211D">
          <w:t xml:space="preserve"> </w:t>
        </w:r>
      </w:ins>
      <w:ins w:id="1040" w:author="Windows User" w:date="2019-09-28T13:10:00Z">
        <w:r w:rsidRPr="004D6D5B">
          <w:t>species for the reference trees in different test polygons</w:t>
        </w:r>
      </w:ins>
      <w:ins w:id="1041" w:author="Windows User" w:date="2019-09-28T13:12:00Z">
        <w:r w:rsidR="00C636A0">
          <w:t>.</w:t>
        </w:r>
      </w:ins>
    </w:p>
    <w:p w14:paraId="14DE9151" w14:textId="6CBBC363" w:rsidR="00C636A0" w:rsidRDefault="00C636A0" w:rsidP="00802498">
      <w:pPr>
        <w:ind w:firstLine="0"/>
        <w:rPr>
          <w:ins w:id="1042" w:author="Windows User" w:date="2019-09-28T13:12:00Z"/>
        </w:rPr>
      </w:pPr>
    </w:p>
    <w:p w14:paraId="47EA7766" w14:textId="77777777" w:rsidR="00C636A0" w:rsidRDefault="00C636A0">
      <w:pPr>
        <w:keepNext/>
        <w:ind w:firstLine="0"/>
        <w:rPr>
          <w:ins w:id="1043" w:author="Windows User" w:date="2019-09-28T13:13:00Z"/>
        </w:rPr>
        <w:pPrChange w:id="1044" w:author="Windows User" w:date="2019-09-28T13:13:00Z">
          <w:pPr>
            <w:ind w:firstLine="0"/>
          </w:pPr>
        </w:pPrChange>
      </w:pPr>
      <w:ins w:id="1045" w:author="Windows User" w:date="2019-09-28T13:12:00Z">
        <w:r>
          <w:rPr>
            <w:noProof/>
            <w:lang w:val="en-US"/>
          </w:rPr>
          <w:drawing>
            <wp:inline distT="0" distB="0" distL="0" distR="0" wp14:anchorId="082CD1E2" wp14:editId="0AEB45DC">
              <wp:extent cx="2879725" cy="1595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9725" cy="1595120"/>
                      </a:xfrm>
                      <a:prstGeom prst="rect">
                        <a:avLst/>
                      </a:prstGeom>
                    </pic:spPr>
                  </pic:pic>
                </a:graphicData>
              </a:graphic>
            </wp:inline>
          </w:drawing>
        </w:r>
      </w:ins>
    </w:p>
    <w:p w14:paraId="7A43ADC3" w14:textId="2BE5129E" w:rsidR="00C636A0" w:rsidRDefault="00C636A0">
      <w:pPr>
        <w:pStyle w:val="af8"/>
        <w:rPr>
          <w:ins w:id="1046" w:author="Windows User" w:date="2019-09-28T13:13:00Z"/>
        </w:rPr>
        <w:pPrChange w:id="1047" w:author="Windows User" w:date="2019-09-28T13:13:00Z">
          <w:pPr>
            <w:ind w:firstLine="0"/>
          </w:pPr>
        </w:pPrChange>
      </w:pPr>
      <w:bookmarkStart w:id="1048" w:name="_Ref20569127"/>
      <w:ins w:id="1049" w:author="Windows User" w:date="2019-09-28T13:13:00Z">
        <w:r>
          <w:t xml:space="preserve">Figure </w:t>
        </w:r>
        <w:r>
          <w:fldChar w:fldCharType="begin"/>
        </w:r>
        <w:r>
          <w:instrText xml:space="preserve"> SEQ Figure \* ARABIC </w:instrText>
        </w:r>
      </w:ins>
      <w:r>
        <w:fldChar w:fldCharType="separate"/>
      </w:r>
      <w:ins w:id="1050" w:author="Windows User" w:date="2019-10-02T17:28:00Z">
        <w:r w:rsidR="00F51980">
          <w:rPr>
            <w:noProof/>
          </w:rPr>
          <w:t>8</w:t>
        </w:r>
      </w:ins>
      <w:ins w:id="1051" w:author="Windows User" w:date="2019-09-28T13:13:00Z">
        <w:r>
          <w:fldChar w:fldCharType="end"/>
        </w:r>
        <w:bookmarkEnd w:id="1048"/>
        <w:r>
          <w:t xml:space="preserve">. </w:t>
        </w:r>
        <w:r w:rsidRPr="00BE23B3">
          <w:t>Mean (normalized) spectral values of the reference trees for four tree species in different test polygons using</w:t>
        </w:r>
        <w:r>
          <w:t xml:space="preserve"> </w:t>
        </w:r>
        <w:r w:rsidRPr="00BE23B3">
          <w:t>hyperspectral airborne imagery</w:t>
        </w:r>
        <w:r>
          <w:t>.</w:t>
        </w:r>
      </w:ins>
    </w:p>
    <w:p w14:paraId="5D49806E" w14:textId="5B568AFC" w:rsidR="00C636A0" w:rsidRDefault="00C636A0">
      <w:pPr>
        <w:rPr>
          <w:ins w:id="1052" w:author="Windows User" w:date="2019-09-28T13:13:00Z"/>
        </w:rPr>
        <w:pPrChange w:id="1053" w:author="Windows User" w:date="2019-09-28T13:13:00Z">
          <w:pPr>
            <w:ind w:firstLine="0"/>
          </w:pPr>
        </w:pPrChange>
      </w:pPr>
    </w:p>
    <w:p w14:paraId="4C421A60" w14:textId="6A88E9C4" w:rsidR="008E5E49" w:rsidRDefault="00C636A0">
      <w:pPr>
        <w:ind w:firstLine="0"/>
        <w:rPr>
          <w:ins w:id="1054" w:author="Windows User" w:date="2019-10-02T16:25:00Z"/>
        </w:rPr>
        <w:pPrChange w:id="1055" w:author="Windows User" w:date="2019-10-02T16:25:00Z">
          <w:pPr>
            <w:pStyle w:val="af8"/>
          </w:pPr>
        </w:pPrChange>
      </w:pPr>
      <w:ins w:id="1056" w:author="Windows User" w:date="2019-09-28T13:19:00Z">
        <w:r>
          <w:t xml:space="preserve">In terms of the multispectral satellite data, </w:t>
        </w:r>
      </w:ins>
      <w:ins w:id="1057" w:author="Windows User" w:date="2019-09-28T13:20:00Z">
        <w:r>
          <w:t xml:space="preserve">8 features were extracted, </w:t>
        </w:r>
      </w:ins>
      <w:ins w:id="1058" w:author="Windows User" w:date="2019-09-28T13:24:00Z">
        <w:r w:rsidR="00D8229A">
          <w:t>following the same normalization process as for hyperspectral imagery.</w:t>
        </w:r>
      </w:ins>
      <w:ins w:id="1059" w:author="Windows User" w:date="2019-09-28T13:34:00Z">
        <w:r w:rsidR="00C1211D">
          <w:t xml:space="preserve"> </w:t>
        </w:r>
      </w:ins>
      <w:ins w:id="1060" w:author="Windows User" w:date="2019-09-28T13:35:00Z">
        <w:r w:rsidR="00C1211D">
          <w:fldChar w:fldCharType="begin"/>
        </w:r>
        <w:r w:rsidR="00C1211D">
          <w:instrText xml:space="preserve"> REF _Ref20570154 \h </w:instrText>
        </w:r>
      </w:ins>
      <w:r w:rsidR="00C1211D">
        <w:fldChar w:fldCharType="separate"/>
      </w:r>
      <w:ins w:id="1061" w:author="Windows User" w:date="2019-10-02T17:28:00Z">
        <w:r w:rsidR="00F51980">
          <w:t xml:space="preserve">Figure </w:t>
        </w:r>
        <w:r w:rsidR="00F51980">
          <w:rPr>
            <w:noProof/>
          </w:rPr>
          <w:t>9</w:t>
        </w:r>
      </w:ins>
      <w:ins w:id="1062" w:author="Windows User" w:date="2019-09-28T13:35:00Z">
        <w:r w:rsidR="00C1211D">
          <w:fldChar w:fldCharType="end"/>
        </w:r>
        <w:r w:rsidR="00C1211D">
          <w:t xml:space="preserve"> shows mean normalized spectral values averaged </w:t>
        </w:r>
      </w:ins>
      <w:ins w:id="1063" w:author="Windows User" w:date="2019-09-28T13:36:00Z">
        <w:r w:rsidR="00C1211D">
          <w:t xml:space="preserve">from multispectral satellite data </w:t>
        </w:r>
      </w:ins>
      <w:ins w:id="1064" w:author="Windows User" w:date="2019-09-28T13:35:00Z">
        <w:r w:rsidR="00C1211D">
          <w:t>per tree species for the reference trees in different test polygons.</w:t>
        </w:r>
      </w:ins>
    </w:p>
    <w:p w14:paraId="1EFAB430" w14:textId="77777777" w:rsidR="008E5E49" w:rsidRDefault="008E5E49" w:rsidP="008E5E49">
      <w:pPr>
        <w:ind w:firstLine="0"/>
        <w:rPr>
          <w:ins w:id="1065" w:author="Windows User" w:date="2019-10-02T16:25:00Z"/>
        </w:rPr>
      </w:pPr>
    </w:p>
    <w:p w14:paraId="12DF4AB7" w14:textId="77777777" w:rsidR="008E5E49" w:rsidRPr="006A2AE4" w:rsidRDefault="008E5E49" w:rsidP="008E5E49">
      <w:pPr>
        <w:pStyle w:val="afb"/>
        <w:numPr>
          <w:ilvl w:val="0"/>
          <w:numId w:val="4"/>
        </w:numPr>
        <w:jc w:val="left"/>
        <w:rPr>
          <w:ins w:id="1066" w:author="Windows User" w:date="2019-10-02T16:25:00Z"/>
          <w:rStyle w:val="apple-converted-space"/>
          <w:b/>
          <w:i/>
          <w:lang w:eastAsia="zh-TW"/>
        </w:rPr>
      </w:pPr>
      <w:bookmarkStart w:id="1067" w:name="_Ref20845353"/>
      <w:ins w:id="1068" w:author="Windows User" w:date="2019-10-02T16:25:00Z">
        <w:r w:rsidRPr="006A2AE4">
          <w:rPr>
            <w:rStyle w:val="af1"/>
            <w:b/>
            <w:bCs/>
            <w:i w:val="0"/>
          </w:rPr>
          <w:t>Results</w:t>
        </w:r>
        <w:bookmarkEnd w:id="1067"/>
      </w:ins>
    </w:p>
    <w:p w14:paraId="1B420794" w14:textId="77777777" w:rsidR="008E5E49" w:rsidRDefault="008E5E49" w:rsidP="008E5E49">
      <w:pPr>
        <w:ind w:firstLine="0"/>
        <w:rPr>
          <w:ins w:id="1069" w:author="Windows User" w:date="2019-10-02T16:25:00Z"/>
        </w:rPr>
      </w:pPr>
    </w:p>
    <w:p w14:paraId="4F297BFA" w14:textId="77777777" w:rsidR="008E5E49" w:rsidRDefault="008E5E49" w:rsidP="008E5E49">
      <w:pPr>
        <w:ind w:firstLine="0"/>
        <w:rPr>
          <w:ins w:id="1070" w:author="Windows User" w:date="2019-10-02T16:25:00Z"/>
        </w:rPr>
      </w:pPr>
      <w:ins w:id="1071" w:author="Windows User" w:date="2019-10-02T16:25:00Z">
        <w:r w:rsidRPr="00727A7B">
          <w:t xml:space="preserve">Performance of the classification algorithms is estimated using leave-one-out cross-validation (LOOCV) scheme, which is a special case of cross-validation when each sample is used for validation exactly one time. The following two metrics are calculated in order to compare the algorithms: Overall Accuracy (OA) -- the proportion of correctly classified samples and F-score </w:t>
        </w:r>
        <w:r>
          <w:t>-- harmonic mean of precision, and recall:</w:t>
        </w:r>
      </w:ins>
    </w:p>
    <w:p w14:paraId="5C311453" w14:textId="60D0B513" w:rsidR="00F676BC" w:rsidRPr="00F676BC" w:rsidRDefault="00F676BC">
      <w:pPr>
        <w:ind w:firstLine="0"/>
        <w:rPr>
          <w:ins w:id="1072" w:author="Windows User" w:date="2019-09-29T23:30:00Z"/>
        </w:rPr>
      </w:pPr>
      <m:oMathPara>
        <m:oMath>
          <m:r>
            <w:ins w:id="1073" w:author="Windows User" w:date="2019-09-29T23:30:00Z">
              <w:rPr>
                <w:rFonts w:ascii="Cambria Math" w:hAnsi="Cambria Math"/>
              </w:rPr>
              <m:t>OA=</m:t>
            </w:ins>
          </m:r>
          <m:f>
            <m:fPr>
              <m:ctrlPr>
                <w:ins w:id="1074" w:author="Windows User" w:date="2019-09-29T23:30:00Z">
                  <w:rPr>
                    <w:rFonts w:ascii="Cambria Math" w:hAnsi="Cambria Math"/>
                    <w:i/>
                  </w:rPr>
                </w:ins>
              </m:ctrlPr>
            </m:fPr>
            <m:num>
              <m:r>
                <w:ins w:id="1075" w:author="Windows User" w:date="2019-09-29T23:30:00Z">
                  <w:rPr>
                    <w:rFonts w:ascii="Cambria Math" w:hAnsi="Cambria Math"/>
                  </w:rPr>
                  <m:t>TP</m:t>
                </w:ins>
              </m:r>
            </m:num>
            <m:den>
              <m:r>
                <w:ins w:id="1076" w:author="Windows User" w:date="2019-09-29T23:30:00Z">
                  <w:rPr>
                    <w:rFonts w:ascii="Cambria Math" w:hAnsi="Cambria Math"/>
                  </w:rPr>
                  <m:t>N</m:t>
                </w:ins>
              </m:r>
            </m:den>
          </m:f>
        </m:oMath>
      </m:oMathPara>
    </w:p>
    <w:p w14:paraId="41BF874C" w14:textId="10035A9D" w:rsidR="00F676BC" w:rsidRDefault="00F676BC">
      <w:pPr>
        <w:ind w:firstLine="0"/>
        <w:rPr>
          <w:ins w:id="1077" w:author="Windows User" w:date="2019-09-29T23:30:00Z"/>
        </w:rPr>
      </w:pPr>
    </w:p>
    <w:p w14:paraId="1F341ACF" w14:textId="5E688090" w:rsidR="00F676BC" w:rsidRPr="00F676BC" w:rsidRDefault="00F676BC" w:rsidP="00F676BC">
      <w:pPr>
        <w:ind w:firstLine="0"/>
        <w:rPr>
          <w:ins w:id="1078" w:author="Windows User" w:date="2019-09-29T23:31:00Z"/>
        </w:rPr>
      </w:pPr>
      <m:oMathPara>
        <m:oMath>
          <m:r>
            <w:ins w:id="1079" w:author="Windows User" w:date="2019-09-29T23:30:00Z">
              <w:rPr>
                <w:rFonts w:ascii="Cambria Math" w:hAnsi="Cambria Math"/>
              </w:rPr>
              <m:t>F score=2*</m:t>
            </w:ins>
          </m:r>
          <m:f>
            <m:fPr>
              <m:ctrlPr>
                <w:ins w:id="1080" w:author="Windows User" w:date="2019-09-29T23:30:00Z">
                  <w:rPr>
                    <w:rFonts w:ascii="Cambria Math" w:hAnsi="Cambria Math"/>
                    <w:i/>
                  </w:rPr>
                </w:ins>
              </m:ctrlPr>
            </m:fPr>
            <m:num>
              <m:r>
                <w:ins w:id="1081" w:author="Windows User" w:date="2019-09-29T23:30:00Z">
                  <w:rPr>
                    <w:rFonts w:ascii="Cambria Math" w:hAnsi="Cambria Math"/>
                  </w:rPr>
                  <m:t>Precision</m:t>
                </w:ins>
              </m:r>
              <m:r>
                <w:ins w:id="1082" w:author="Windows User" w:date="2019-09-29T23:31:00Z">
                  <w:rPr>
                    <w:rFonts w:ascii="Cambria Math" w:hAnsi="Cambria Math"/>
                  </w:rPr>
                  <m:t>*Recall</m:t>
                </w:ins>
              </m:r>
            </m:num>
            <m:den>
              <m:r>
                <w:ins w:id="1083" w:author="Windows User" w:date="2019-09-29T23:31:00Z">
                  <w:rPr>
                    <w:rFonts w:ascii="Cambria Math" w:hAnsi="Cambria Math"/>
                  </w:rPr>
                  <m:t>Precision+Recall</m:t>
                </w:ins>
              </m:r>
            </m:den>
          </m:f>
        </m:oMath>
      </m:oMathPara>
    </w:p>
    <w:p w14:paraId="6A18EC6D" w14:textId="7A4F91A2" w:rsidR="00F676BC" w:rsidRDefault="00F676BC" w:rsidP="00F676BC">
      <w:pPr>
        <w:ind w:firstLine="0"/>
        <w:rPr>
          <w:ins w:id="1084" w:author="Windows User" w:date="2019-09-29T23:31:00Z"/>
        </w:rPr>
      </w:pPr>
    </w:p>
    <w:p w14:paraId="2D990A2E" w14:textId="360DAD02" w:rsidR="00F676BC" w:rsidRPr="00F676BC" w:rsidRDefault="00F676BC" w:rsidP="00F676BC">
      <w:pPr>
        <w:ind w:firstLine="0"/>
        <w:rPr>
          <w:ins w:id="1085" w:author="Windows User" w:date="2019-09-29T23:31:00Z"/>
        </w:rPr>
      </w:pPr>
      <m:oMathPara>
        <m:oMath>
          <m:r>
            <w:ins w:id="1086" w:author="Windows User" w:date="2019-09-29T23:31:00Z">
              <w:rPr>
                <w:rFonts w:ascii="Cambria Math" w:hAnsi="Cambria Math"/>
              </w:rPr>
              <m:t>Precision=</m:t>
            </w:ins>
          </m:r>
          <m:f>
            <m:fPr>
              <m:ctrlPr>
                <w:ins w:id="1087" w:author="Windows User" w:date="2019-09-29T23:31:00Z">
                  <w:rPr>
                    <w:rFonts w:ascii="Cambria Math" w:hAnsi="Cambria Math"/>
                    <w:i/>
                  </w:rPr>
                </w:ins>
              </m:ctrlPr>
            </m:fPr>
            <m:num>
              <m:r>
                <w:ins w:id="1088" w:author="Windows User" w:date="2019-09-29T23:31:00Z">
                  <w:rPr>
                    <w:rFonts w:ascii="Cambria Math" w:hAnsi="Cambria Math"/>
                  </w:rPr>
                  <m:t>TP</m:t>
                </w:ins>
              </m:r>
            </m:num>
            <m:den>
              <m:r>
                <w:ins w:id="1089" w:author="Windows User" w:date="2019-09-29T23:31:00Z">
                  <w:rPr>
                    <w:rFonts w:ascii="Cambria Math" w:hAnsi="Cambria Math"/>
                  </w:rPr>
                  <m:t>TP+FP</m:t>
                </w:ins>
              </m:r>
            </m:den>
          </m:f>
        </m:oMath>
      </m:oMathPara>
    </w:p>
    <w:p w14:paraId="45B30662" w14:textId="77777777" w:rsidR="00F676BC" w:rsidRPr="00C636A0" w:rsidRDefault="00F676BC" w:rsidP="00F676BC">
      <w:pPr>
        <w:ind w:firstLine="0"/>
        <w:rPr>
          <w:ins w:id="1090" w:author="Windows User" w:date="2019-09-29T23:31:00Z"/>
        </w:rPr>
      </w:pPr>
    </w:p>
    <w:p w14:paraId="53475259" w14:textId="71CAAF12" w:rsidR="00F676BC" w:rsidRPr="00C636A0" w:rsidRDefault="00F676BC" w:rsidP="00F676BC">
      <w:pPr>
        <w:ind w:firstLine="0"/>
        <w:rPr>
          <w:ins w:id="1091" w:author="Windows User" w:date="2019-09-29T23:31:00Z"/>
        </w:rPr>
      </w:pPr>
      <m:oMathPara>
        <m:oMath>
          <m:r>
            <w:ins w:id="1092" w:author="Windows User" w:date="2019-09-29T23:31:00Z">
              <w:rPr>
                <w:rFonts w:ascii="Cambria Math" w:hAnsi="Cambria Math"/>
              </w:rPr>
              <m:t>Recall=</m:t>
            </w:ins>
          </m:r>
          <m:f>
            <m:fPr>
              <m:ctrlPr>
                <w:ins w:id="1093" w:author="Windows User" w:date="2019-09-29T23:31:00Z">
                  <w:rPr>
                    <w:rFonts w:ascii="Cambria Math" w:hAnsi="Cambria Math"/>
                    <w:i/>
                  </w:rPr>
                </w:ins>
              </m:ctrlPr>
            </m:fPr>
            <m:num>
              <m:r>
                <w:ins w:id="1094" w:author="Windows User" w:date="2019-09-29T23:31:00Z">
                  <w:rPr>
                    <w:rFonts w:ascii="Cambria Math" w:hAnsi="Cambria Math"/>
                  </w:rPr>
                  <m:t>TP</m:t>
                </w:ins>
              </m:r>
            </m:num>
            <m:den>
              <m:r>
                <w:ins w:id="1095" w:author="Windows User" w:date="2019-09-29T23:31:00Z">
                  <w:rPr>
                    <w:rFonts w:ascii="Cambria Math" w:hAnsi="Cambria Math"/>
                  </w:rPr>
                  <m:t>TP+F</m:t>
                </w:ins>
              </m:r>
              <m:r>
                <w:ins w:id="1096" w:author="Windows User" w:date="2019-09-29T23:32:00Z">
                  <w:rPr>
                    <w:rFonts w:ascii="Cambria Math" w:hAnsi="Cambria Math"/>
                  </w:rPr>
                  <m:t>N</m:t>
                </w:ins>
              </m:r>
            </m:den>
          </m:f>
        </m:oMath>
      </m:oMathPara>
    </w:p>
    <w:p w14:paraId="5992FA0C" w14:textId="77777777" w:rsidR="00F676BC" w:rsidRPr="00C636A0" w:rsidRDefault="00F676BC" w:rsidP="00F676BC">
      <w:pPr>
        <w:ind w:firstLine="0"/>
        <w:rPr>
          <w:ins w:id="1097" w:author="Windows User" w:date="2019-09-29T23:30:00Z"/>
        </w:rPr>
      </w:pPr>
    </w:p>
    <w:p w14:paraId="0FA40D2C" w14:textId="4B74D285" w:rsidR="00F676BC" w:rsidRDefault="00F676BC" w:rsidP="00F676BC">
      <w:pPr>
        <w:ind w:firstLine="0"/>
        <w:rPr>
          <w:ins w:id="1098" w:author="Windows User" w:date="2019-10-01T20:02:00Z"/>
        </w:rPr>
      </w:pPr>
      <w:ins w:id="1099" w:author="Windows User" w:date="2019-09-29T23:32:00Z">
        <w:r>
          <w:t xml:space="preserve">where </w:t>
        </w:r>
      </w:ins>
      <w:ins w:id="1100" w:author="Windows User" w:date="2019-09-29T23:33:00Z">
        <w:r w:rsidRPr="00F676BC">
          <w:rPr>
            <w:i/>
            <w:rPrChange w:id="1101" w:author="Windows User" w:date="2019-09-29T23:33:00Z">
              <w:rPr/>
            </w:rPrChange>
          </w:rPr>
          <w:t>N</w:t>
        </w:r>
        <w:r>
          <w:rPr>
            <w:i/>
          </w:rPr>
          <w:t xml:space="preserve"> </w:t>
        </w:r>
      </w:ins>
      <w:ins w:id="1102" w:author="Windows User" w:date="2019-09-29T23:32:00Z">
        <w:r>
          <w:t>-- the total number of samples,</w:t>
        </w:r>
      </w:ins>
      <w:ins w:id="1103" w:author="Windows User" w:date="2019-09-29T23:33:00Z">
        <w:r>
          <w:t xml:space="preserve"> </w:t>
        </w:r>
        <w:r w:rsidRPr="00F676BC">
          <w:rPr>
            <w:i/>
            <w:rPrChange w:id="1104" w:author="Windows User" w:date="2019-09-29T23:33:00Z">
              <w:rPr/>
            </w:rPrChange>
          </w:rPr>
          <w:t>TP</w:t>
        </w:r>
        <w:r>
          <w:t xml:space="preserve"> </w:t>
        </w:r>
      </w:ins>
      <w:ins w:id="1105" w:author="Windows User" w:date="2019-09-29T23:32:00Z">
        <w:r>
          <w:t xml:space="preserve">-- the number of true positive classifications, </w:t>
        </w:r>
      </w:ins>
      <w:ins w:id="1106" w:author="Windows User" w:date="2019-09-29T23:33:00Z">
        <w:r w:rsidRPr="00F676BC">
          <w:rPr>
            <w:i/>
            <w:rPrChange w:id="1107" w:author="Windows User" w:date="2019-09-29T23:33:00Z">
              <w:rPr/>
            </w:rPrChange>
          </w:rPr>
          <w:t>FP</w:t>
        </w:r>
      </w:ins>
      <w:ins w:id="1108" w:author="Windows User" w:date="2019-09-29T23:32:00Z">
        <w:r>
          <w:t xml:space="preserve"> -- the number of false positive classifications, </w:t>
        </w:r>
      </w:ins>
      <w:ins w:id="1109" w:author="Windows User" w:date="2019-09-29T23:34:00Z">
        <w:r>
          <w:rPr>
            <w:i/>
          </w:rPr>
          <w:t xml:space="preserve">FN </w:t>
        </w:r>
      </w:ins>
      <w:ins w:id="1110" w:author="Windows User" w:date="2019-09-29T23:32:00Z">
        <w:r>
          <w:t>-- the number of false negative classifications.</w:t>
        </w:r>
      </w:ins>
    </w:p>
    <w:p w14:paraId="5BBD191F" w14:textId="763DD9BD" w:rsidR="00354CE5" w:rsidRDefault="00354CE5" w:rsidP="00F676BC">
      <w:pPr>
        <w:ind w:firstLine="0"/>
        <w:rPr>
          <w:ins w:id="1111" w:author="Windows User" w:date="2019-10-02T16:25:00Z"/>
        </w:rPr>
      </w:pPr>
    </w:p>
    <w:p w14:paraId="43BFE800" w14:textId="77777777" w:rsidR="008E5E49" w:rsidRDefault="008E5E49" w:rsidP="008E5E49">
      <w:pPr>
        <w:keepNext/>
        <w:ind w:firstLine="0"/>
        <w:rPr>
          <w:ins w:id="1112" w:author="Windows User" w:date="2019-10-02T16:25:00Z"/>
        </w:rPr>
      </w:pPr>
      <w:ins w:id="1113" w:author="Windows User" w:date="2019-10-02T16:25:00Z">
        <w:r>
          <w:rPr>
            <w:noProof/>
            <w:lang w:val="en-US"/>
          </w:rPr>
          <w:lastRenderedPageBreak/>
          <w:drawing>
            <wp:inline distT="0" distB="0" distL="0" distR="0" wp14:anchorId="50A3D406" wp14:editId="3809D3D4">
              <wp:extent cx="287972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9725" cy="1546225"/>
                      </a:xfrm>
                      <a:prstGeom prst="rect">
                        <a:avLst/>
                      </a:prstGeom>
                    </pic:spPr>
                  </pic:pic>
                </a:graphicData>
              </a:graphic>
            </wp:inline>
          </w:drawing>
        </w:r>
      </w:ins>
    </w:p>
    <w:p w14:paraId="34342CB4" w14:textId="713BB7B4" w:rsidR="008E5E49" w:rsidRDefault="008E5E49" w:rsidP="008E5E49">
      <w:pPr>
        <w:pStyle w:val="af8"/>
        <w:rPr>
          <w:ins w:id="1114" w:author="Windows User" w:date="2019-10-02T16:25:00Z"/>
        </w:rPr>
      </w:pPr>
      <w:bookmarkStart w:id="1115" w:name="_Ref20570154"/>
      <w:ins w:id="1116" w:author="Windows User" w:date="2019-10-02T16:25:00Z">
        <w:r>
          <w:t xml:space="preserve">Figure </w:t>
        </w:r>
        <w:r>
          <w:fldChar w:fldCharType="begin"/>
        </w:r>
        <w:r>
          <w:instrText xml:space="preserve"> SEQ Figure \* ARABIC </w:instrText>
        </w:r>
        <w:r>
          <w:fldChar w:fldCharType="separate"/>
        </w:r>
      </w:ins>
      <w:ins w:id="1117" w:author="Windows User" w:date="2019-10-02T17:28:00Z">
        <w:r w:rsidR="00F51980">
          <w:rPr>
            <w:noProof/>
          </w:rPr>
          <w:t>9</w:t>
        </w:r>
      </w:ins>
      <w:ins w:id="1118" w:author="Windows User" w:date="2019-10-02T16:25:00Z">
        <w:r>
          <w:fldChar w:fldCharType="end"/>
        </w:r>
        <w:bookmarkEnd w:id="1115"/>
        <w:r>
          <w:t xml:space="preserve">. </w:t>
        </w:r>
        <w:r w:rsidRPr="00A174FF">
          <w:t xml:space="preserve">Mean (normalized) spectral values of the reference trees for four tree species in different test polygons using </w:t>
        </w:r>
        <w:r>
          <w:t>multispectral</w:t>
        </w:r>
        <w:r w:rsidRPr="00A174FF">
          <w:t xml:space="preserve"> </w:t>
        </w:r>
        <w:r>
          <w:t>satellite</w:t>
        </w:r>
        <w:r w:rsidRPr="00A174FF">
          <w:t xml:space="preserve"> imagery.</w:t>
        </w:r>
        <w:r>
          <w:t xml:space="preserve"> </w:t>
        </w:r>
      </w:ins>
    </w:p>
    <w:p w14:paraId="34AE6091" w14:textId="428C62D3" w:rsidR="007B2AA5" w:rsidRDefault="007B2AA5" w:rsidP="00F676BC">
      <w:pPr>
        <w:ind w:firstLine="0"/>
        <w:rPr>
          <w:ins w:id="1119" w:author="Windows User" w:date="2019-10-02T10:40:00Z"/>
        </w:rPr>
      </w:pPr>
    </w:p>
    <w:p w14:paraId="6BB7E8E9" w14:textId="20168742" w:rsidR="00F676BC" w:rsidRDefault="007504E9" w:rsidP="00F676BC">
      <w:pPr>
        <w:ind w:firstLine="0"/>
        <w:rPr>
          <w:ins w:id="1120" w:author="Windows User" w:date="2019-10-02T16:26:00Z"/>
        </w:rPr>
      </w:pPr>
      <w:ins w:id="1121" w:author="Windows User" w:date="2019-10-02T16:59:00Z">
        <w:r>
          <w:fldChar w:fldCharType="begin"/>
        </w:r>
        <w:r>
          <w:instrText xml:space="preserve"> REF _Ref20928013 \h </w:instrText>
        </w:r>
      </w:ins>
      <w:r>
        <w:fldChar w:fldCharType="separate"/>
      </w:r>
      <w:ins w:id="1122" w:author="Windows User" w:date="2019-10-02T17:28:00Z">
        <w:r w:rsidR="00F51980">
          <w:t xml:space="preserve">Table </w:t>
        </w:r>
        <w:r w:rsidR="00F51980">
          <w:rPr>
            <w:noProof/>
          </w:rPr>
          <w:t>3</w:t>
        </w:r>
      </w:ins>
      <w:ins w:id="1123" w:author="Windows User" w:date="2019-10-02T16:59:00Z">
        <w:r>
          <w:fldChar w:fldCharType="end"/>
        </w:r>
        <w:r>
          <w:t xml:space="preserve"> </w:t>
        </w:r>
      </w:ins>
      <w:ins w:id="1124" w:author="Windows User" w:date="2019-09-29T23:32:00Z">
        <w:r w:rsidR="00F676BC">
          <w:t xml:space="preserve">contains </w:t>
        </w:r>
        <w:r w:rsidR="00F676BC" w:rsidRPr="00F676BC">
          <w:rPr>
            <w:i/>
            <w:rPrChange w:id="1125" w:author="Windows User" w:date="2019-09-29T23:34:00Z">
              <w:rPr/>
            </w:rPrChange>
          </w:rPr>
          <w:t>OA</w:t>
        </w:r>
        <w:r w:rsidR="00F676BC">
          <w:t xml:space="preserve"> and </w:t>
        </w:r>
        <w:r w:rsidR="00F676BC" w:rsidRPr="00F676BC">
          <w:rPr>
            <w:i/>
            <w:rPrChange w:id="1126" w:author="Windows User" w:date="2019-09-29T23:34:00Z">
              <w:rPr/>
            </w:rPrChange>
          </w:rPr>
          <w:t>F-score</w:t>
        </w:r>
        <w:r w:rsidR="00F676BC">
          <w:t xml:space="preserve"> values for different classifiers on cross-validation when using different crown area sizes for features extraction.</w:t>
        </w:r>
      </w:ins>
      <w:ins w:id="1127" w:author="Windows User" w:date="2019-10-02T10:45:00Z">
        <w:r w:rsidR="007B2AA5">
          <w:t xml:space="preserve"> As shown in </w:t>
        </w:r>
        <w:r w:rsidR="007B2AA5">
          <w:fldChar w:fldCharType="begin"/>
        </w:r>
        <w:r w:rsidR="007B2AA5">
          <w:instrText xml:space="preserve"> REF _Ref20905574 \h </w:instrText>
        </w:r>
      </w:ins>
      <w:r w:rsidR="007B2AA5">
        <w:fldChar w:fldCharType="separate"/>
      </w:r>
      <w:ins w:id="1128" w:author="Windows User" w:date="2019-10-02T17:28:00Z">
        <w:r w:rsidR="00F51980">
          <w:t xml:space="preserve">Figure </w:t>
        </w:r>
        <w:r w:rsidR="00F51980">
          <w:rPr>
            <w:noProof/>
          </w:rPr>
          <w:t>10</w:t>
        </w:r>
      </w:ins>
      <w:ins w:id="1129" w:author="Windows User" w:date="2019-10-02T10:45:00Z">
        <w:r w:rsidR="007B2AA5">
          <w:fldChar w:fldCharType="end"/>
        </w:r>
      </w:ins>
      <w:ins w:id="1130" w:author="Windows User" w:date="2019-10-02T10:47:00Z">
        <w:r w:rsidR="007B2AA5">
          <w:t xml:space="preserve"> and </w:t>
        </w:r>
        <w:r w:rsidR="007B2AA5">
          <w:fldChar w:fldCharType="begin"/>
        </w:r>
        <w:r w:rsidR="007B2AA5">
          <w:instrText xml:space="preserve"> REF _Ref20905663 \h </w:instrText>
        </w:r>
      </w:ins>
      <w:r w:rsidR="007B2AA5">
        <w:fldChar w:fldCharType="separate"/>
      </w:r>
      <w:ins w:id="1131" w:author="Windows User" w:date="2019-10-02T17:28:00Z">
        <w:r w:rsidR="00F51980">
          <w:t xml:space="preserve">Figure </w:t>
        </w:r>
        <w:r w:rsidR="00F51980">
          <w:rPr>
            <w:noProof/>
          </w:rPr>
          <w:t>11</w:t>
        </w:r>
      </w:ins>
      <w:ins w:id="1132" w:author="Windows User" w:date="2019-10-02T10:47:00Z">
        <w:r w:rsidR="007B2AA5">
          <w:fldChar w:fldCharType="end"/>
        </w:r>
      </w:ins>
      <w:ins w:id="1133" w:author="Windows User" w:date="2019-10-02T10:46:00Z">
        <w:r w:rsidR="007B2AA5">
          <w:t>, the optimal radius for RF and SVM is 0.8 m and 0.4</w:t>
        </w:r>
      </w:ins>
      <w:ins w:id="1134" w:author="Windows User" w:date="2019-10-02T10:48:00Z">
        <w:r w:rsidR="007B2AA5">
          <w:t xml:space="preserve"> m</w:t>
        </w:r>
      </w:ins>
      <w:ins w:id="1135" w:author="Windows User" w:date="2019-10-02T10:46:00Z">
        <w:r w:rsidR="007B2AA5">
          <w:t xml:space="preserve"> </w:t>
        </w:r>
      </w:ins>
      <w:ins w:id="1136" w:author="Windows User" w:date="2019-10-02T10:47:00Z">
        <w:r w:rsidR="007B2AA5" w:rsidRPr="007B2AA5">
          <w:t>respectively</w:t>
        </w:r>
      </w:ins>
      <w:ins w:id="1137" w:author="Windows User" w:date="2019-09-29T23:32:00Z">
        <w:r w:rsidR="00F676BC">
          <w:t xml:space="preserve">. </w:t>
        </w:r>
      </w:ins>
    </w:p>
    <w:p w14:paraId="70136BBE" w14:textId="77E7D742" w:rsidR="008E5E49" w:rsidRDefault="008E5E49" w:rsidP="00F676BC">
      <w:pPr>
        <w:ind w:firstLine="0"/>
        <w:rPr>
          <w:ins w:id="1138" w:author="Windows User" w:date="2019-10-02T16:54:00Z"/>
        </w:rPr>
      </w:pPr>
    </w:p>
    <w:p w14:paraId="49C898E6" w14:textId="05BB2EFC" w:rsidR="007504E9" w:rsidRDefault="007504E9">
      <w:pPr>
        <w:pStyle w:val="af8"/>
        <w:keepNext/>
        <w:jc w:val="center"/>
        <w:rPr>
          <w:ins w:id="1139" w:author="Windows User" w:date="2019-10-02T16:59:00Z"/>
        </w:rPr>
        <w:pPrChange w:id="1140" w:author="Windows User" w:date="2019-10-02T16:59:00Z">
          <w:pPr/>
        </w:pPrChange>
      </w:pPr>
      <w:bookmarkStart w:id="1141" w:name="_Ref20928013"/>
      <w:ins w:id="1142" w:author="Windows User" w:date="2019-10-02T16:59:00Z">
        <w:r>
          <w:t xml:space="preserve">Table </w:t>
        </w:r>
        <w:r>
          <w:fldChar w:fldCharType="begin"/>
        </w:r>
        <w:r>
          <w:instrText xml:space="preserve"> SEQ Table \* ARABIC </w:instrText>
        </w:r>
      </w:ins>
      <w:r>
        <w:fldChar w:fldCharType="separate"/>
      </w:r>
      <w:ins w:id="1143" w:author="Windows User" w:date="2019-10-02T17:28:00Z">
        <w:r w:rsidR="00F51980">
          <w:rPr>
            <w:noProof/>
          </w:rPr>
          <w:t>3</w:t>
        </w:r>
      </w:ins>
      <w:ins w:id="1144" w:author="Windows User" w:date="2019-10-02T16:59:00Z">
        <w:r>
          <w:fldChar w:fldCharType="end"/>
        </w:r>
        <w:bookmarkEnd w:id="1141"/>
        <w:r>
          <w:t xml:space="preserve">. </w:t>
        </w:r>
        <w:r w:rsidRPr="0035292F">
          <w:t>Cross-validation results</w:t>
        </w:r>
      </w:ins>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Change w:id="1145" w:author="Windows User" w:date="2019-10-02T16:58:00Z">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PrChange>
      </w:tblPr>
      <w:tblGrid>
        <w:gridCol w:w="1512"/>
        <w:gridCol w:w="1080"/>
        <w:gridCol w:w="900"/>
        <w:gridCol w:w="900"/>
        <w:tblGridChange w:id="1146">
          <w:tblGrid>
            <w:gridCol w:w="1152"/>
            <w:gridCol w:w="782"/>
            <w:gridCol w:w="661"/>
            <w:gridCol w:w="594"/>
          </w:tblGrid>
        </w:tblGridChange>
      </w:tblGrid>
      <w:tr w:rsidR="007504E9" w:rsidRPr="003B37CD" w14:paraId="478ED954" w14:textId="77777777" w:rsidTr="007504E9">
        <w:trPr>
          <w:ins w:id="1147" w:author="Windows User" w:date="2019-10-02T16:54:00Z"/>
        </w:trPr>
        <w:tc>
          <w:tcPr>
            <w:tcW w:w="1512" w:type="dxa"/>
            <w:tcBorders>
              <w:top w:val="single" w:sz="12" w:space="0" w:color="000000"/>
              <w:bottom w:val="single" w:sz="4" w:space="0" w:color="000000"/>
            </w:tcBorders>
            <w:tcPrChange w:id="1148" w:author="Windows User" w:date="2019-10-02T16:58:00Z">
              <w:tcPr>
                <w:tcW w:w="1152" w:type="dxa"/>
                <w:tcBorders>
                  <w:top w:val="single" w:sz="12" w:space="0" w:color="000000"/>
                  <w:bottom w:val="single" w:sz="4" w:space="0" w:color="000000"/>
                </w:tcBorders>
              </w:tcPr>
            </w:tcPrChange>
          </w:tcPr>
          <w:p w14:paraId="57B1ABFA" w14:textId="2947AEDF" w:rsidR="007504E9" w:rsidRPr="003B37CD" w:rsidRDefault="007504E9" w:rsidP="00BF556C">
            <w:pPr>
              <w:ind w:firstLine="0"/>
              <w:jc w:val="left"/>
              <w:rPr>
                <w:ins w:id="1149" w:author="Windows User" w:date="2019-10-02T16:54:00Z"/>
              </w:rPr>
            </w:pPr>
          </w:p>
        </w:tc>
        <w:tc>
          <w:tcPr>
            <w:tcW w:w="1080" w:type="dxa"/>
            <w:tcBorders>
              <w:top w:val="single" w:sz="12" w:space="0" w:color="000000"/>
              <w:bottom w:val="single" w:sz="4" w:space="0" w:color="000000"/>
            </w:tcBorders>
            <w:tcPrChange w:id="1150" w:author="Windows User" w:date="2019-10-02T16:58:00Z">
              <w:tcPr>
                <w:tcW w:w="782" w:type="dxa"/>
                <w:tcBorders>
                  <w:top w:val="single" w:sz="12" w:space="0" w:color="000000"/>
                  <w:bottom w:val="single" w:sz="4" w:space="0" w:color="000000"/>
                </w:tcBorders>
              </w:tcPr>
            </w:tcPrChange>
          </w:tcPr>
          <w:p w14:paraId="561F6BC3" w14:textId="032F5D88" w:rsidR="007504E9" w:rsidRPr="003B37CD" w:rsidRDefault="007504E9" w:rsidP="00BF556C">
            <w:pPr>
              <w:ind w:firstLine="0"/>
              <w:jc w:val="left"/>
              <w:rPr>
                <w:ins w:id="1151" w:author="Windows User" w:date="2019-10-02T16:54:00Z"/>
              </w:rPr>
            </w:pPr>
          </w:p>
        </w:tc>
        <w:tc>
          <w:tcPr>
            <w:tcW w:w="900" w:type="dxa"/>
            <w:tcBorders>
              <w:top w:val="single" w:sz="12" w:space="0" w:color="000000"/>
              <w:bottom w:val="single" w:sz="4" w:space="0" w:color="000000"/>
            </w:tcBorders>
            <w:tcPrChange w:id="1152" w:author="Windows User" w:date="2019-10-02T16:58:00Z">
              <w:tcPr>
                <w:tcW w:w="661" w:type="dxa"/>
                <w:tcBorders>
                  <w:top w:val="single" w:sz="12" w:space="0" w:color="000000"/>
                  <w:bottom w:val="single" w:sz="4" w:space="0" w:color="000000"/>
                </w:tcBorders>
              </w:tcPr>
            </w:tcPrChange>
          </w:tcPr>
          <w:p w14:paraId="0E75FECB" w14:textId="73195450" w:rsidR="007504E9" w:rsidRPr="007504E9" w:rsidRDefault="007504E9" w:rsidP="00BF556C">
            <w:pPr>
              <w:ind w:firstLine="0"/>
              <w:jc w:val="left"/>
              <w:rPr>
                <w:ins w:id="1153" w:author="Windows User" w:date="2019-10-02T16:54:00Z"/>
                <w:b/>
                <w:rPrChange w:id="1154" w:author="Windows User" w:date="2019-10-02T16:59:00Z">
                  <w:rPr>
                    <w:ins w:id="1155" w:author="Windows User" w:date="2019-10-02T16:54:00Z"/>
                  </w:rPr>
                </w:rPrChange>
              </w:rPr>
            </w:pPr>
            <w:ins w:id="1156" w:author="Windows User" w:date="2019-10-02T16:57:00Z">
              <w:r w:rsidRPr="007504E9">
                <w:rPr>
                  <w:b/>
                  <w:rPrChange w:id="1157" w:author="Windows User" w:date="2019-10-02T16:59:00Z">
                    <w:rPr/>
                  </w:rPrChange>
                </w:rPr>
                <w:t>HSI</w:t>
              </w:r>
            </w:ins>
          </w:p>
        </w:tc>
        <w:tc>
          <w:tcPr>
            <w:tcW w:w="900" w:type="dxa"/>
            <w:tcBorders>
              <w:top w:val="single" w:sz="12" w:space="0" w:color="000000"/>
              <w:bottom w:val="single" w:sz="4" w:space="0" w:color="000000"/>
            </w:tcBorders>
            <w:tcPrChange w:id="1158" w:author="Windows User" w:date="2019-10-02T16:58:00Z">
              <w:tcPr>
                <w:tcW w:w="494" w:type="dxa"/>
                <w:tcBorders>
                  <w:top w:val="single" w:sz="12" w:space="0" w:color="000000"/>
                  <w:bottom w:val="single" w:sz="4" w:space="0" w:color="000000"/>
                </w:tcBorders>
              </w:tcPr>
            </w:tcPrChange>
          </w:tcPr>
          <w:p w14:paraId="5FBC7B40" w14:textId="6D591BA5" w:rsidR="007504E9" w:rsidRPr="007504E9" w:rsidRDefault="007504E9" w:rsidP="00BF556C">
            <w:pPr>
              <w:ind w:firstLine="0"/>
              <w:jc w:val="left"/>
              <w:rPr>
                <w:ins w:id="1159" w:author="Windows User" w:date="2019-10-02T16:54:00Z"/>
                <w:b/>
                <w:rPrChange w:id="1160" w:author="Windows User" w:date="2019-10-02T16:59:00Z">
                  <w:rPr>
                    <w:ins w:id="1161" w:author="Windows User" w:date="2019-10-02T16:54:00Z"/>
                  </w:rPr>
                </w:rPrChange>
              </w:rPr>
            </w:pPr>
            <w:ins w:id="1162" w:author="Windows User" w:date="2019-10-02T16:57:00Z">
              <w:r w:rsidRPr="007504E9">
                <w:rPr>
                  <w:b/>
                  <w:rPrChange w:id="1163" w:author="Windows User" w:date="2019-10-02T16:59:00Z">
                    <w:rPr/>
                  </w:rPrChange>
                </w:rPr>
                <w:t>SAT</w:t>
              </w:r>
            </w:ins>
          </w:p>
        </w:tc>
      </w:tr>
      <w:tr w:rsidR="007504E9" w:rsidRPr="003B37CD" w14:paraId="2F5AF5CE" w14:textId="77777777" w:rsidTr="007504E9">
        <w:trPr>
          <w:ins w:id="1164" w:author="Windows User" w:date="2019-10-02T16:54:00Z"/>
        </w:trPr>
        <w:tc>
          <w:tcPr>
            <w:tcW w:w="1512" w:type="dxa"/>
            <w:tcBorders>
              <w:bottom w:val="nil"/>
            </w:tcBorders>
            <w:tcPrChange w:id="1165" w:author="Windows User" w:date="2019-10-02T16:57:00Z">
              <w:tcPr>
                <w:tcW w:w="1152" w:type="dxa"/>
                <w:tcBorders>
                  <w:bottom w:val="nil"/>
                </w:tcBorders>
              </w:tcPr>
            </w:tcPrChange>
          </w:tcPr>
          <w:p w14:paraId="4E3437B8" w14:textId="5ED12ED6" w:rsidR="007504E9" w:rsidRPr="003B37CD" w:rsidRDefault="007504E9" w:rsidP="00BF556C">
            <w:pPr>
              <w:ind w:firstLine="0"/>
              <w:jc w:val="left"/>
              <w:rPr>
                <w:ins w:id="1166" w:author="Windows User" w:date="2019-10-02T16:54:00Z"/>
              </w:rPr>
            </w:pPr>
            <w:ins w:id="1167" w:author="Windows User" w:date="2019-10-02T16:55:00Z">
              <w:r>
                <w:t>Random Forest</w:t>
              </w:r>
            </w:ins>
          </w:p>
        </w:tc>
        <w:tc>
          <w:tcPr>
            <w:tcW w:w="1080" w:type="dxa"/>
            <w:tcBorders>
              <w:bottom w:val="nil"/>
            </w:tcBorders>
            <w:tcPrChange w:id="1168" w:author="Windows User" w:date="2019-10-02T16:57:00Z">
              <w:tcPr>
                <w:tcW w:w="782" w:type="dxa"/>
                <w:tcBorders>
                  <w:bottom w:val="nil"/>
                </w:tcBorders>
              </w:tcPr>
            </w:tcPrChange>
          </w:tcPr>
          <w:p w14:paraId="444A5D45" w14:textId="7561FEBE" w:rsidR="007504E9" w:rsidRPr="003B37CD" w:rsidRDefault="007504E9">
            <w:pPr>
              <w:ind w:firstLine="0"/>
              <w:jc w:val="left"/>
              <w:rPr>
                <w:ins w:id="1169" w:author="Windows User" w:date="2019-10-02T16:54:00Z"/>
              </w:rPr>
            </w:pPr>
            <w:ins w:id="1170" w:author="Windows User" w:date="2019-10-02T16:54:00Z">
              <w:r>
                <w:t xml:space="preserve">OA </w:t>
              </w:r>
            </w:ins>
            <w:ins w:id="1171" w:author="Windows User" w:date="2019-10-02T16:56:00Z">
              <w:r>
                <w:t>(</w:t>
              </w:r>
            </w:ins>
            <w:ins w:id="1172" w:author="Windows User" w:date="2019-10-02T16:54:00Z">
              <w:r>
                <w:t>%)</w:t>
              </w:r>
            </w:ins>
          </w:p>
        </w:tc>
        <w:tc>
          <w:tcPr>
            <w:tcW w:w="900" w:type="dxa"/>
            <w:tcBorders>
              <w:bottom w:val="nil"/>
            </w:tcBorders>
            <w:tcPrChange w:id="1173" w:author="Windows User" w:date="2019-10-02T16:57:00Z">
              <w:tcPr>
                <w:tcW w:w="661" w:type="dxa"/>
                <w:tcBorders>
                  <w:bottom w:val="nil"/>
                </w:tcBorders>
              </w:tcPr>
            </w:tcPrChange>
          </w:tcPr>
          <w:p w14:paraId="73E8E838" w14:textId="77777777" w:rsidR="007504E9" w:rsidRPr="003B37CD" w:rsidRDefault="007504E9" w:rsidP="00BF556C">
            <w:pPr>
              <w:ind w:firstLine="0"/>
              <w:jc w:val="left"/>
              <w:rPr>
                <w:ins w:id="1174" w:author="Windows User" w:date="2019-10-02T16:54:00Z"/>
              </w:rPr>
            </w:pPr>
            <w:ins w:id="1175" w:author="Windows User" w:date="2019-10-02T16:54:00Z">
              <w:r>
                <w:t>-</w:t>
              </w:r>
            </w:ins>
          </w:p>
        </w:tc>
        <w:tc>
          <w:tcPr>
            <w:tcW w:w="900" w:type="dxa"/>
            <w:tcBorders>
              <w:bottom w:val="nil"/>
            </w:tcBorders>
            <w:tcPrChange w:id="1176" w:author="Windows User" w:date="2019-10-02T16:57:00Z">
              <w:tcPr>
                <w:tcW w:w="494" w:type="dxa"/>
                <w:tcBorders>
                  <w:bottom w:val="nil"/>
                </w:tcBorders>
              </w:tcPr>
            </w:tcPrChange>
          </w:tcPr>
          <w:p w14:paraId="4921A979" w14:textId="77777777" w:rsidR="007504E9" w:rsidRPr="003B37CD" w:rsidRDefault="007504E9" w:rsidP="00BF556C">
            <w:pPr>
              <w:ind w:firstLine="0"/>
              <w:jc w:val="left"/>
              <w:rPr>
                <w:ins w:id="1177" w:author="Windows User" w:date="2019-10-02T16:54:00Z"/>
              </w:rPr>
            </w:pPr>
            <w:ins w:id="1178" w:author="Windows User" w:date="2019-10-02T16:54:00Z">
              <w:r>
                <w:t>-</w:t>
              </w:r>
            </w:ins>
          </w:p>
        </w:tc>
      </w:tr>
      <w:tr w:rsidR="007504E9" w:rsidRPr="003B37CD" w14:paraId="54EF0C1C" w14:textId="77777777" w:rsidTr="007504E9">
        <w:trPr>
          <w:ins w:id="1179" w:author="Windows User" w:date="2019-10-02T16:54:00Z"/>
        </w:trPr>
        <w:tc>
          <w:tcPr>
            <w:tcW w:w="1512" w:type="dxa"/>
            <w:tcBorders>
              <w:top w:val="nil"/>
              <w:bottom w:val="single" w:sz="4" w:space="0" w:color="auto"/>
            </w:tcBorders>
            <w:tcPrChange w:id="1180" w:author="Windows User" w:date="2019-10-02T16:58:00Z">
              <w:tcPr>
                <w:tcW w:w="1152" w:type="dxa"/>
                <w:tcBorders>
                  <w:top w:val="nil"/>
                  <w:bottom w:val="nil"/>
                </w:tcBorders>
              </w:tcPr>
            </w:tcPrChange>
          </w:tcPr>
          <w:p w14:paraId="4F94A359" w14:textId="1E66230A" w:rsidR="007504E9" w:rsidRPr="003B37CD" w:rsidRDefault="007504E9" w:rsidP="00BF556C">
            <w:pPr>
              <w:ind w:firstLine="0"/>
              <w:jc w:val="left"/>
              <w:rPr>
                <w:ins w:id="1181" w:author="Windows User" w:date="2019-10-02T16:54:00Z"/>
              </w:rPr>
            </w:pPr>
          </w:p>
        </w:tc>
        <w:tc>
          <w:tcPr>
            <w:tcW w:w="1080" w:type="dxa"/>
            <w:tcBorders>
              <w:top w:val="nil"/>
              <w:bottom w:val="single" w:sz="4" w:space="0" w:color="auto"/>
            </w:tcBorders>
            <w:tcPrChange w:id="1182" w:author="Windows User" w:date="2019-10-02T16:58:00Z">
              <w:tcPr>
                <w:tcW w:w="782" w:type="dxa"/>
                <w:tcBorders>
                  <w:top w:val="nil"/>
                  <w:bottom w:val="nil"/>
                </w:tcBorders>
              </w:tcPr>
            </w:tcPrChange>
          </w:tcPr>
          <w:p w14:paraId="144B5A10" w14:textId="4E270927" w:rsidR="007504E9" w:rsidRPr="003B37CD" w:rsidRDefault="007504E9" w:rsidP="00BF556C">
            <w:pPr>
              <w:ind w:firstLine="0"/>
              <w:jc w:val="left"/>
              <w:rPr>
                <w:ins w:id="1183" w:author="Windows User" w:date="2019-10-02T16:54:00Z"/>
              </w:rPr>
            </w:pPr>
            <w:ins w:id="1184" w:author="Windows User" w:date="2019-10-02T16:57:00Z">
              <w:r>
                <w:t>F-score</w:t>
              </w:r>
            </w:ins>
          </w:p>
        </w:tc>
        <w:tc>
          <w:tcPr>
            <w:tcW w:w="900" w:type="dxa"/>
            <w:tcBorders>
              <w:top w:val="nil"/>
              <w:bottom w:val="single" w:sz="4" w:space="0" w:color="auto"/>
            </w:tcBorders>
            <w:tcPrChange w:id="1185" w:author="Windows User" w:date="2019-10-02T16:58:00Z">
              <w:tcPr>
                <w:tcW w:w="661" w:type="dxa"/>
                <w:tcBorders>
                  <w:top w:val="nil"/>
                  <w:bottom w:val="nil"/>
                </w:tcBorders>
              </w:tcPr>
            </w:tcPrChange>
          </w:tcPr>
          <w:p w14:paraId="29CACB4A" w14:textId="77777777" w:rsidR="007504E9" w:rsidRPr="003B37CD" w:rsidRDefault="007504E9" w:rsidP="00BF556C">
            <w:pPr>
              <w:ind w:firstLine="0"/>
              <w:jc w:val="left"/>
              <w:rPr>
                <w:ins w:id="1186" w:author="Windows User" w:date="2019-10-02T16:54:00Z"/>
              </w:rPr>
            </w:pPr>
            <w:ins w:id="1187" w:author="Windows User" w:date="2019-10-02T16:54:00Z">
              <w:r>
                <w:t>181</w:t>
              </w:r>
            </w:ins>
          </w:p>
        </w:tc>
        <w:tc>
          <w:tcPr>
            <w:tcW w:w="900" w:type="dxa"/>
            <w:tcBorders>
              <w:top w:val="nil"/>
              <w:bottom w:val="single" w:sz="4" w:space="0" w:color="auto"/>
            </w:tcBorders>
            <w:tcPrChange w:id="1188" w:author="Windows User" w:date="2019-10-02T16:58:00Z">
              <w:tcPr>
                <w:tcW w:w="494" w:type="dxa"/>
                <w:tcBorders>
                  <w:top w:val="nil"/>
                  <w:bottom w:val="nil"/>
                </w:tcBorders>
              </w:tcPr>
            </w:tcPrChange>
          </w:tcPr>
          <w:p w14:paraId="63E5A78E" w14:textId="77777777" w:rsidR="007504E9" w:rsidRPr="003B37CD" w:rsidRDefault="007504E9" w:rsidP="00BF556C">
            <w:pPr>
              <w:ind w:firstLine="0"/>
              <w:jc w:val="left"/>
              <w:rPr>
                <w:ins w:id="1189" w:author="Windows User" w:date="2019-10-02T16:54:00Z"/>
              </w:rPr>
            </w:pPr>
            <w:ins w:id="1190" w:author="Windows User" w:date="2019-10-02T16:54:00Z">
              <w:r>
                <w:t>41</w:t>
              </w:r>
            </w:ins>
          </w:p>
        </w:tc>
      </w:tr>
      <w:tr w:rsidR="007504E9" w:rsidRPr="003B37CD" w14:paraId="4643CA49" w14:textId="77777777" w:rsidTr="007504E9">
        <w:trPr>
          <w:ins w:id="1191" w:author="Windows User" w:date="2019-10-02T16:54:00Z"/>
        </w:trPr>
        <w:tc>
          <w:tcPr>
            <w:tcW w:w="1512" w:type="dxa"/>
            <w:tcBorders>
              <w:top w:val="single" w:sz="4" w:space="0" w:color="auto"/>
              <w:bottom w:val="nil"/>
            </w:tcBorders>
            <w:tcPrChange w:id="1192" w:author="Windows User" w:date="2019-10-02T16:58:00Z">
              <w:tcPr>
                <w:tcW w:w="1152" w:type="dxa"/>
                <w:tcBorders>
                  <w:top w:val="nil"/>
                  <w:bottom w:val="nil"/>
                </w:tcBorders>
              </w:tcPr>
            </w:tcPrChange>
          </w:tcPr>
          <w:p w14:paraId="71B08082" w14:textId="12ADFF5E" w:rsidR="007504E9" w:rsidRPr="003B37CD" w:rsidRDefault="007504E9" w:rsidP="007504E9">
            <w:pPr>
              <w:ind w:firstLine="0"/>
              <w:jc w:val="left"/>
              <w:rPr>
                <w:ins w:id="1193" w:author="Windows User" w:date="2019-10-02T16:54:00Z"/>
              </w:rPr>
            </w:pPr>
            <w:ins w:id="1194" w:author="Windows User" w:date="2019-10-02T16:58:00Z">
              <w:r>
                <w:t>SVM RBF</w:t>
              </w:r>
            </w:ins>
          </w:p>
        </w:tc>
        <w:tc>
          <w:tcPr>
            <w:tcW w:w="1080" w:type="dxa"/>
            <w:tcBorders>
              <w:top w:val="single" w:sz="4" w:space="0" w:color="auto"/>
              <w:bottom w:val="nil"/>
            </w:tcBorders>
            <w:tcPrChange w:id="1195" w:author="Windows User" w:date="2019-10-02T16:58:00Z">
              <w:tcPr>
                <w:tcW w:w="782" w:type="dxa"/>
                <w:tcBorders>
                  <w:top w:val="nil"/>
                  <w:bottom w:val="nil"/>
                </w:tcBorders>
              </w:tcPr>
            </w:tcPrChange>
          </w:tcPr>
          <w:p w14:paraId="1B3F027A" w14:textId="5330BB00" w:rsidR="007504E9" w:rsidRPr="003B37CD" w:rsidRDefault="007504E9" w:rsidP="007504E9">
            <w:pPr>
              <w:ind w:firstLine="0"/>
              <w:jc w:val="left"/>
              <w:rPr>
                <w:ins w:id="1196" w:author="Windows User" w:date="2019-10-02T16:54:00Z"/>
              </w:rPr>
            </w:pPr>
            <w:ins w:id="1197" w:author="Windows User" w:date="2019-10-02T16:58:00Z">
              <w:r>
                <w:t>OA (%)</w:t>
              </w:r>
            </w:ins>
          </w:p>
        </w:tc>
        <w:tc>
          <w:tcPr>
            <w:tcW w:w="900" w:type="dxa"/>
            <w:tcBorders>
              <w:top w:val="single" w:sz="4" w:space="0" w:color="auto"/>
              <w:bottom w:val="nil"/>
            </w:tcBorders>
            <w:tcPrChange w:id="1198" w:author="Windows User" w:date="2019-10-02T16:58:00Z">
              <w:tcPr>
                <w:tcW w:w="661" w:type="dxa"/>
                <w:tcBorders>
                  <w:top w:val="nil"/>
                  <w:bottom w:val="nil"/>
                </w:tcBorders>
              </w:tcPr>
            </w:tcPrChange>
          </w:tcPr>
          <w:p w14:paraId="5B4EB08D" w14:textId="28A1A34B" w:rsidR="007504E9" w:rsidRPr="003B37CD" w:rsidRDefault="007504E9" w:rsidP="007504E9">
            <w:pPr>
              <w:ind w:firstLine="0"/>
              <w:jc w:val="left"/>
              <w:rPr>
                <w:ins w:id="1199" w:author="Windows User" w:date="2019-10-02T16:54:00Z"/>
              </w:rPr>
            </w:pPr>
            <w:ins w:id="1200" w:author="Windows User" w:date="2019-10-02T16:58:00Z">
              <w:r>
                <w:t>-</w:t>
              </w:r>
            </w:ins>
          </w:p>
        </w:tc>
        <w:tc>
          <w:tcPr>
            <w:tcW w:w="900" w:type="dxa"/>
            <w:tcBorders>
              <w:top w:val="single" w:sz="4" w:space="0" w:color="auto"/>
              <w:bottom w:val="nil"/>
            </w:tcBorders>
            <w:tcPrChange w:id="1201" w:author="Windows User" w:date="2019-10-02T16:58:00Z">
              <w:tcPr>
                <w:tcW w:w="494" w:type="dxa"/>
                <w:tcBorders>
                  <w:top w:val="nil"/>
                  <w:bottom w:val="nil"/>
                </w:tcBorders>
              </w:tcPr>
            </w:tcPrChange>
          </w:tcPr>
          <w:p w14:paraId="74D7EDD5" w14:textId="5F3B3682" w:rsidR="007504E9" w:rsidRPr="003B37CD" w:rsidRDefault="007504E9" w:rsidP="007504E9">
            <w:pPr>
              <w:ind w:firstLine="0"/>
              <w:jc w:val="left"/>
              <w:rPr>
                <w:ins w:id="1202" w:author="Windows User" w:date="2019-10-02T16:54:00Z"/>
              </w:rPr>
            </w:pPr>
            <w:ins w:id="1203" w:author="Windows User" w:date="2019-10-02T16:58:00Z">
              <w:r>
                <w:t>-</w:t>
              </w:r>
            </w:ins>
          </w:p>
        </w:tc>
      </w:tr>
      <w:tr w:rsidR="007504E9" w:rsidRPr="003B37CD" w14:paraId="019BA76E" w14:textId="77777777" w:rsidTr="007504E9">
        <w:trPr>
          <w:trHeight w:val="80"/>
          <w:ins w:id="1204" w:author="Windows User" w:date="2019-10-02T16:54:00Z"/>
          <w:trPrChange w:id="1205" w:author="Windows User" w:date="2019-10-02T16:57:00Z">
            <w:trPr>
              <w:trHeight w:val="80"/>
            </w:trPr>
          </w:trPrChange>
        </w:trPr>
        <w:tc>
          <w:tcPr>
            <w:tcW w:w="1512" w:type="dxa"/>
            <w:tcBorders>
              <w:top w:val="nil"/>
              <w:bottom w:val="single" w:sz="4" w:space="0" w:color="auto"/>
            </w:tcBorders>
            <w:tcPrChange w:id="1206" w:author="Windows User" w:date="2019-10-02T16:57:00Z">
              <w:tcPr>
                <w:tcW w:w="1152" w:type="dxa"/>
                <w:tcBorders>
                  <w:top w:val="nil"/>
                  <w:bottom w:val="single" w:sz="4" w:space="0" w:color="auto"/>
                </w:tcBorders>
              </w:tcPr>
            </w:tcPrChange>
          </w:tcPr>
          <w:p w14:paraId="31B4314E" w14:textId="7DA7008D" w:rsidR="007504E9" w:rsidRPr="003B37CD" w:rsidRDefault="007504E9" w:rsidP="007504E9">
            <w:pPr>
              <w:ind w:firstLine="0"/>
              <w:jc w:val="left"/>
              <w:rPr>
                <w:ins w:id="1207" w:author="Windows User" w:date="2019-10-02T16:54:00Z"/>
              </w:rPr>
            </w:pPr>
          </w:p>
        </w:tc>
        <w:tc>
          <w:tcPr>
            <w:tcW w:w="1080" w:type="dxa"/>
            <w:tcBorders>
              <w:top w:val="nil"/>
              <w:bottom w:val="single" w:sz="4" w:space="0" w:color="auto"/>
            </w:tcBorders>
            <w:tcPrChange w:id="1208" w:author="Windows User" w:date="2019-10-02T16:57:00Z">
              <w:tcPr>
                <w:tcW w:w="782" w:type="dxa"/>
                <w:tcBorders>
                  <w:top w:val="nil"/>
                  <w:bottom w:val="single" w:sz="4" w:space="0" w:color="auto"/>
                </w:tcBorders>
              </w:tcPr>
            </w:tcPrChange>
          </w:tcPr>
          <w:p w14:paraId="68D44E8E" w14:textId="778E66B0" w:rsidR="007504E9" w:rsidRPr="003B37CD" w:rsidRDefault="007504E9" w:rsidP="007504E9">
            <w:pPr>
              <w:ind w:firstLine="0"/>
              <w:jc w:val="left"/>
              <w:rPr>
                <w:ins w:id="1209" w:author="Windows User" w:date="2019-10-02T16:54:00Z"/>
              </w:rPr>
            </w:pPr>
            <w:ins w:id="1210" w:author="Windows User" w:date="2019-10-02T16:58:00Z">
              <w:r>
                <w:t>F-score</w:t>
              </w:r>
            </w:ins>
          </w:p>
        </w:tc>
        <w:tc>
          <w:tcPr>
            <w:tcW w:w="900" w:type="dxa"/>
            <w:tcBorders>
              <w:top w:val="nil"/>
              <w:bottom w:val="single" w:sz="4" w:space="0" w:color="auto"/>
            </w:tcBorders>
            <w:tcPrChange w:id="1211" w:author="Windows User" w:date="2019-10-02T16:57:00Z">
              <w:tcPr>
                <w:tcW w:w="661" w:type="dxa"/>
                <w:tcBorders>
                  <w:top w:val="nil"/>
                  <w:bottom w:val="single" w:sz="4" w:space="0" w:color="auto"/>
                </w:tcBorders>
              </w:tcPr>
            </w:tcPrChange>
          </w:tcPr>
          <w:p w14:paraId="33D699E5" w14:textId="69B0D8ED" w:rsidR="007504E9" w:rsidRPr="003B37CD" w:rsidRDefault="007504E9" w:rsidP="007504E9">
            <w:pPr>
              <w:ind w:firstLine="0"/>
              <w:jc w:val="left"/>
              <w:rPr>
                <w:ins w:id="1212" w:author="Windows User" w:date="2019-10-02T16:54:00Z"/>
              </w:rPr>
            </w:pPr>
            <w:ins w:id="1213" w:author="Windows User" w:date="2019-10-02T16:58:00Z">
              <w:r>
                <w:t>181</w:t>
              </w:r>
            </w:ins>
          </w:p>
        </w:tc>
        <w:tc>
          <w:tcPr>
            <w:tcW w:w="900" w:type="dxa"/>
            <w:tcBorders>
              <w:top w:val="nil"/>
              <w:bottom w:val="single" w:sz="4" w:space="0" w:color="auto"/>
            </w:tcBorders>
            <w:tcPrChange w:id="1214" w:author="Windows User" w:date="2019-10-02T16:57:00Z">
              <w:tcPr>
                <w:tcW w:w="494" w:type="dxa"/>
                <w:tcBorders>
                  <w:top w:val="nil"/>
                  <w:bottom w:val="single" w:sz="4" w:space="0" w:color="auto"/>
                </w:tcBorders>
              </w:tcPr>
            </w:tcPrChange>
          </w:tcPr>
          <w:p w14:paraId="4ADAA6C7" w14:textId="5ED9333A" w:rsidR="007504E9" w:rsidRPr="003B37CD" w:rsidRDefault="007504E9" w:rsidP="007504E9">
            <w:pPr>
              <w:ind w:firstLine="0"/>
              <w:jc w:val="left"/>
              <w:rPr>
                <w:ins w:id="1215" w:author="Windows User" w:date="2019-10-02T16:54:00Z"/>
              </w:rPr>
            </w:pPr>
            <w:ins w:id="1216" w:author="Windows User" w:date="2019-10-02T16:58:00Z">
              <w:r>
                <w:t>41</w:t>
              </w:r>
            </w:ins>
          </w:p>
        </w:tc>
      </w:tr>
    </w:tbl>
    <w:p w14:paraId="51D92FE4" w14:textId="77777777" w:rsidR="00AC5343" w:rsidRDefault="00AC5343" w:rsidP="008E5E49">
      <w:pPr>
        <w:keepNext/>
        <w:ind w:firstLine="0"/>
        <w:rPr>
          <w:ins w:id="1217" w:author="Windows User" w:date="2019-10-02T17:13:00Z"/>
        </w:rPr>
      </w:pPr>
    </w:p>
    <w:p w14:paraId="108C29DE" w14:textId="69F0B192" w:rsidR="008E5E49" w:rsidRDefault="008E5E49" w:rsidP="008E5E49">
      <w:pPr>
        <w:keepNext/>
        <w:ind w:firstLine="0"/>
        <w:rPr>
          <w:ins w:id="1218" w:author="Windows User" w:date="2019-10-02T16:26:00Z"/>
        </w:rPr>
      </w:pPr>
      <w:ins w:id="1219" w:author="Windows User" w:date="2019-10-02T16:26:00Z">
        <w:r>
          <w:rPr>
            <w:noProof/>
            <w:lang w:val="en-US"/>
          </w:rPr>
          <w:drawing>
            <wp:inline distT="0" distB="0" distL="0" distR="0" wp14:anchorId="0BCDA02E" wp14:editId="6A86AA8D">
              <wp:extent cx="2879725" cy="1212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9725" cy="1212215"/>
                      </a:xfrm>
                      <a:prstGeom prst="rect">
                        <a:avLst/>
                      </a:prstGeom>
                    </pic:spPr>
                  </pic:pic>
                </a:graphicData>
              </a:graphic>
            </wp:inline>
          </w:drawing>
        </w:r>
      </w:ins>
    </w:p>
    <w:p w14:paraId="6C2EEA16" w14:textId="156DB938" w:rsidR="008E5E49" w:rsidRDefault="008E5E49">
      <w:pPr>
        <w:pStyle w:val="af8"/>
        <w:ind w:firstLine="0"/>
        <w:rPr>
          <w:ins w:id="1220" w:author="Windows User" w:date="2019-10-02T16:26:00Z"/>
        </w:rPr>
        <w:pPrChange w:id="1221" w:author="Windows User" w:date="2019-10-02T16:50:00Z">
          <w:pPr>
            <w:pStyle w:val="af8"/>
          </w:pPr>
        </w:pPrChange>
      </w:pPr>
      <w:bookmarkStart w:id="1222" w:name="_Ref20905574"/>
      <w:ins w:id="1223" w:author="Windows User" w:date="2019-10-02T16:26:00Z">
        <w:r>
          <w:t xml:space="preserve">Figure </w:t>
        </w:r>
        <w:r>
          <w:fldChar w:fldCharType="begin"/>
        </w:r>
        <w:r>
          <w:instrText xml:space="preserve"> SEQ Figure \* ARABIC </w:instrText>
        </w:r>
        <w:r>
          <w:fldChar w:fldCharType="separate"/>
        </w:r>
      </w:ins>
      <w:ins w:id="1224" w:author="Windows User" w:date="2019-10-02T17:28:00Z">
        <w:r w:rsidR="00F51980">
          <w:rPr>
            <w:noProof/>
          </w:rPr>
          <w:t>10</w:t>
        </w:r>
      </w:ins>
      <w:ins w:id="1225" w:author="Windows User" w:date="2019-10-02T16:26:00Z">
        <w:r>
          <w:fldChar w:fldCharType="end"/>
        </w:r>
        <w:bookmarkEnd w:id="1222"/>
        <w:r>
          <w:t>.  Classification accuracy for hyperspectral airborne imagery in LOOCV with RF and SVM, using a step size of 0.1</w:t>
        </w:r>
      </w:ins>
      <w:ins w:id="1226" w:author="Windows User" w:date="2019-10-02T16:50:00Z">
        <w:r w:rsidR="007504E9">
          <w:t xml:space="preserve"> m</w:t>
        </w:r>
      </w:ins>
      <w:ins w:id="1227" w:author="Windows User" w:date="2019-10-02T16:26:00Z">
        <w:r>
          <w:t>.</w:t>
        </w:r>
      </w:ins>
    </w:p>
    <w:p w14:paraId="5ED72FEC" w14:textId="77777777" w:rsidR="008E5E49" w:rsidRDefault="008E5E49" w:rsidP="008E5E49">
      <w:pPr>
        <w:keepNext/>
        <w:ind w:firstLine="0"/>
        <w:rPr>
          <w:ins w:id="1228" w:author="Windows User" w:date="2019-10-02T16:26:00Z"/>
        </w:rPr>
      </w:pPr>
      <w:ins w:id="1229" w:author="Windows User" w:date="2019-10-02T16:26:00Z">
        <w:r>
          <w:rPr>
            <w:noProof/>
            <w:lang w:val="en-US"/>
          </w:rPr>
          <w:drawing>
            <wp:inline distT="0" distB="0" distL="0" distR="0" wp14:anchorId="4B49C106" wp14:editId="677EDD9E">
              <wp:extent cx="2879725" cy="1212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9725" cy="1212215"/>
                      </a:xfrm>
                      <a:prstGeom prst="rect">
                        <a:avLst/>
                      </a:prstGeom>
                    </pic:spPr>
                  </pic:pic>
                </a:graphicData>
              </a:graphic>
            </wp:inline>
          </w:drawing>
        </w:r>
      </w:ins>
    </w:p>
    <w:p w14:paraId="00565A2A" w14:textId="23752D25" w:rsidR="008E5E49" w:rsidRDefault="008E5E49" w:rsidP="008E5E49">
      <w:pPr>
        <w:pStyle w:val="af8"/>
        <w:rPr>
          <w:ins w:id="1230" w:author="Windows User" w:date="2019-10-02T16:26:00Z"/>
        </w:rPr>
      </w:pPr>
      <w:bookmarkStart w:id="1231" w:name="_Ref20905663"/>
      <w:ins w:id="1232" w:author="Windows User" w:date="2019-10-02T16:26:00Z">
        <w:r>
          <w:t xml:space="preserve">Figure </w:t>
        </w:r>
        <w:r>
          <w:fldChar w:fldCharType="begin"/>
        </w:r>
        <w:r>
          <w:instrText xml:space="preserve"> SEQ Figure \* ARABIC </w:instrText>
        </w:r>
        <w:r>
          <w:fldChar w:fldCharType="separate"/>
        </w:r>
      </w:ins>
      <w:ins w:id="1233" w:author="Windows User" w:date="2019-10-02T17:28:00Z">
        <w:r w:rsidR="00F51980">
          <w:rPr>
            <w:noProof/>
          </w:rPr>
          <w:t>11</w:t>
        </w:r>
      </w:ins>
      <w:ins w:id="1234" w:author="Windows User" w:date="2019-10-02T16:26:00Z">
        <w:r>
          <w:fldChar w:fldCharType="end"/>
        </w:r>
        <w:bookmarkEnd w:id="1231"/>
        <w:r>
          <w:t>. Classification F-Score for hyperspectral airborne imagery in LOOCV with RF and SVM, using a step size of 0.1.</w:t>
        </w:r>
      </w:ins>
    </w:p>
    <w:p w14:paraId="1B1FAE7F" w14:textId="2B7E9A3A" w:rsidR="00AC5343" w:rsidRDefault="00AC5343" w:rsidP="00F676BC">
      <w:pPr>
        <w:ind w:firstLine="0"/>
        <w:rPr>
          <w:ins w:id="1235" w:author="Windows User" w:date="2019-10-02T17:21:00Z"/>
        </w:rPr>
      </w:pPr>
    </w:p>
    <w:p w14:paraId="64221F50" w14:textId="0760D173" w:rsidR="00802498" w:rsidDel="006320C7" w:rsidRDefault="00AC5343">
      <w:pPr>
        <w:pStyle w:val="IACSubheading"/>
        <w:rPr>
          <w:del w:id="1236" w:author="Windows User" w:date="2019-09-28T00:28:00Z"/>
          <w:lang w:eastAsia="zh-TW"/>
        </w:rPr>
      </w:pPr>
      <w:ins w:id="1237" w:author="Windows User" w:date="2019-10-02T17:21:00Z">
        <w:r w:rsidRPr="00AC5343">
          <w:t xml:space="preserve">Confusion matrices </w:t>
        </w:r>
      </w:ins>
      <w:ins w:id="1238" w:author="Windows User" w:date="2019-10-02T17:25:00Z">
        <w:r w:rsidR="00F51980" w:rsidRPr="00AC5343">
          <w:t xml:space="preserve">for </w:t>
        </w:r>
        <w:r w:rsidR="00F51980">
          <w:t>Random</w:t>
        </w:r>
      </w:ins>
      <w:ins w:id="1239" w:author="Windows User" w:date="2019-10-02T17:24:00Z">
        <w:r w:rsidR="00F51980">
          <w:t xml:space="preserve"> Forests and </w:t>
        </w:r>
      </w:ins>
      <w:ins w:id="1240" w:author="Windows User" w:date="2019-10-02T17:25:00Z">
        <w:r w:rsidR="00F51980">
          <w:t xml:space="preserve">SVM </w:t>
        </w:r>
        <w:r w:rsidR="00F51980" w:rsidRPr="00AC5343">
          <w:t>classifiers</w:t>
        </w:r>
      </w:ins>
      <w:ins w:id="1241" w:author="Windows User" w:date="2019-10-02T17:23:00Z">
        <w:r w:rsidR="00F51980">
          <w:t xml:space="preserve">, using its corresponding optimal circle radius tree crown area are calculated for hyperspectral airborne </w:t>
        </w:r>
      </w:ins>
      <w:ins w:id="1242" w:author="Windows User" w:date="2019-10-02T17:26:00Z">
        <w:r w:rsidR="00F51980">
          <w:t>imagery (</w:t>
        </w:r>
        <w:r w:rsidR="00F51980">
          <w:fldChar w:fldCharType="begin"/>
        </w:r>
        <w:r w:rsidR="00F51980">
          <w:instrText xml:space="preserve"> REF _Ref20929598 \h </w:instrText>
        </w:r>
      </w:ins>
      <w:r w:rsidR="00F51980">
        <w:fldChar w:fldCharType="separate"/>
      </w:r>
      <w:ins w:id="1243" w:author="Windows User" w:date="2019-10-02T17:28:00Z">
        <w:r w:rsidR="00F51980">
          <w:t xml:space="preserve">Figure </w:t>
        </w:r>
        <w:r w:rsidR="00F51980">
          <w:rPr>
            <w:noProof/>
          </w:rPr>
          <w:t>12</w:t>
        </w:r>
      </w:ins>
      <w:ins w:id="1244" w:author="Windows User" w:date="2019-10-02T17:26:00Z">
        <w:r w:rsidR="00F51980">
          <w:fldChar w:fldCharType="end"/>
        </w:r>
        <w:r w:rsidR="00F51980">
          <w:t>)</w:t>
        </w:r>
      </w:ins>
      <w:ins w:id="1245" w:author="Windows User" w:date="2019-10-02T17:23:00Z">
        <w:r w:rsidR="00F51980">
          <w:t xml:space="preserve"> </w:t>
        </w:r>
      </w:ins>
      <w:ins w:id="1246" w:author="Windows User" w:date="2019-10-02T17:26:00Z">
        <w:r w:rsidR="00F51980">
          <w:t>and multispectral satellite imagery (</w:t>
        </w:r>
      </w:ins>
      <w:ins w:id="1247" w:author="Windows User" w:date="2019-10-02T17:27:00Z">
        <w:r w:rsidR="00F51980">
          <w:fldChar w:fldCharType="begin"/>
        </w:r>
        <w:r w:rsidR="00F51980">
          <w:instrText xml:space="preserve"> REF _Ref20929661 \h </w:instrText>
        </w:r>
      </w:ins>
      <w:r w:rsidR="00F51980">
        <w:fldChar w:fldCharType="separate"/>
      </w:r>
      <w:ins w:id="1248" w:author="Windows User" w:date="2019-10-02T17:28:00Z">
        <w:r w:rsidR="00F51980">
          <w:t xml:space="preserve">Figure </w:t>
        </w:r>
        <w:r w:rsidR="00F51980">
          <w:rPr>
            <w:noProof/>
          </w:rPr>
          <w:t>13</w:t>
        </w:r>
      </w:ins>
      <w:ins w:id="1249" w:author="Windows User" w:date="2019-10-02T17:27:00Z">
        <w:r w:rsidR="00F51980">
          <w:fldChar w:fldCharType="end"/>
        </w:r>
        <w:r w:rsidR="00F51980">
          <w:t>).</w:t>
        </w:r>
      </w:ins>
      <w:del w:id="1250" w:author="Windows User" w:date="2019-09-28T00:28:00Z">
        <w:r w:rsidR="00802498" w:rsidRPr="00802498" w:rsidDel="006320C7">
          <w:delText>Provide sufficient detail to allow the work to be reproduced. Methods already published should be indicated by a reference: only relevant modifications should be described.</w:delText>
        </w:r>
      </w:del>
    </w:p>
    <w:p w14:paraId="0C181B2E" w14:textId="77777777" w:rsidR="00802498" w:rsidRPr="00802498" w:rsidDel="006320C7" w:rsidRDefault="00802498" w:rsidP="000B55D5">
      <w:pPr>
        <w:pStyle w:val="IACSubheading"/>
        <w:rPr>
          <w:del w:id="1251" w:author="Windows User" w:date="2019-09-28T00:30:00Z"/>
          <w:lang w:eastAsia="zh-TW"/>
        </w:rPr>
      </w:pPr>
    </w:p>
    <w:p w14:paraId="0985811B" w14:textId="3C77E3F0" w:rsidR="00C636A0" w:rsidRPr="00C636A0" w:rsidDel="003D4208" w:rsidRDefault="00942523">
      <w:pPr>
        <w:pStyle w:val="afb"/>
        <w:ind w:left="360" w:firstLine="0"/>
        <w:rPr>
          <w:del w:id="1252" w:author="Windows User" w:date="2019-09-30T00:03:00Z"/>
          <w:rStyle w:val="af1"/>
          <w:b/>
          <w:bCs/>
          <w:i w:val="0"/>
          <w:lang w:eastAsia="zh-TW"/>
        </w:rPr>
        <w:pPrChange w:id="1253" w:author="Windows User" w:date="2019-09-28T13:13:00Z">
          <w:pPr>
            <w:ind w:firstLine="0"/>
          </w:pPr>
        </w:pPrChange>
      </w:pPr>
      <w:bookmarkStart w:id="1254" w:name="30000"/>
      <w:bookmarkEnd w:id="1254"/>
      <w:del w:id="1255" w:author="Windows User" w:date="2019-09-28T13:13:00Z">
        <w:r w:rsidRPr="00C636A0" w:rsidDel="00C636A0">
          <w:rPr>
            <w:rStyle w:val="af1"/>
            <w:b/>
            <w:bCs/>
            <w:i w:val="0"/>
            <w:lang w:eastAsia="zh-TW"/>
          </w:rPr>
          <w:delText>3</w:delText>
        </w:r>
        <w:r w:rsidR="00802498" w:rsidRPr="00C636A0" w:rsidDel="00C636A0">
          <w:rPr>
            <w:rStyle w:val="af1"/>
            <w:b/>
            <w:bCs/>
            <w:i w:val="0"/>
            <w:lang w:eastAsia="zh-TW"/>
          </w:rPr>
          <w:delText xml:space="preserve">. </w:delText>
        </w:r>
      </w:del>
      <w:del w:id="1256" w:author="Windows User" w:date="2019-09-30T00:03:00Z">
        <w:r w:rsidR="00802498" w:rsidRPr="00C636A0" w:rsidDel="003D4208">
          <w:rPr>
            <w:rStyle w:val="af1"/>
            <w:b/>
            <w:bCs/>
            <w:i w:val="0"/>
          </w:rPr>
          <w:delText>Theory</w:delText>
        </w:r>
        <w:r w:rsidRPr="00C636A0" w:rsidDel="003D4208">
          <w:rPr>
            <w:rStyle w:val="af1"/>
            <w:b/>
            <w:bCs/>
            <w:i w:val="0"/>
            <w:lang w:eastAsia="zh-TW"/>
          </w:rPr>
          <w:delText xml:space="preserve"> and </w:delText>
        </w:r>
        <w:r w:rsidR="00802498" w:rsidRPr="00C636A0" w:rsidDel="003D4208">
          <w:rPr>
            <w:rStyle w:val="af1"/>
            <w:b/>
            <w:bCs/>
            <w:i w:val="0"/>
          </w:rPr>
          <w:delText>calculation</w:delText>
        </w:r>
      </w:del>
    </w:p>
    <w:p w14:paraId="48E67663" w14:textId="185A8A12" w:rsidR="00802498" w:rsidDel="003D4208" w:rsidRDefault="00802498" w:rsidP="00802498">
      <w:pPr>
        <w:rPr>
          <w:del w:id="1257" w:author="Windows User" w:date="2019-09-30T00:03:00Z"/>
          <w:lang w:eastAsia="zh-TW"/>
        </w:rPr>
      </w:pPr>
      <w:del w:id="1258" w:author="Windows User" w:date="2019-09-30T00:03:00Z">
        <w:r w:rsidRPr="00802498" w:rsidDel="003D4208">
          <w:delText>A Theory section should extend, not repeat, the background to the article already dealt with in the Introduction and lay the foundation for further work. In contrast, a Calculation section represents a practical development from a theoretical basis.</w:delText>
        </w:r>
      </w:del>
    </w:p>
    <w:p w14:paraId="4C58888F" w14:textId="646F8910" w:rsidR="00727A99" w:rsidDel="003D4208" w:rsidRDefault="00727A99" w:rsidP="00727A99">
      <w:pPr>
        <w:ind w:firstLine="0"/>
        <w:rPr>
          <w:del w:id="1259" w:author="Windows User" w:date="2019-09-30T00:03:00Z"/>
          <w:lang w:eastAsia="zh-TW"/>
        </w:rPr>
      </w:pPr>
    </w:p>
    <w:p w14:paraId="7B7BB28F" w14:textId="42EB06A8" w:rsidR="00727A99" w:rsidRPr="00727A99" w:rsidDel="003D4208" w:rsidRDefault="00727A99" w:rsidP="00727A99">
      <w:pPr>
        <w:pStyle w:val="IACSubheading"/>
        <w:rPr>
          <w:del w:id="1260" w:author="Windows User" w:date="2019-09-30T00:03:00Z"/>
          <w:i/>
          <w:u w:val="none"/>
        </w:rPr>
      </w:pPr>
      <w:del w:id="1261" w:author="Windows User" w:date="2019-09-30T00:03:00Z">
        <w:r w:rsidDel="003D4208">
          <w:rPr>
            <w:rFonts w:hint="eastAsia"/>
            <w:i/>
            <w:u w:val="none"/>
            <w:lang w:eastAsia="zh-TW"/>
          </w:rPr>
          <w:delText>3</w:delText>
        </w:r>
        <w:r w:rsidRPr="00727A99" w:rsidDel="003D4208">
          <w:rPr>
            <w:i/>
            <w:u w:val="none"/>
          </w:rPr>
          <w:delText>.</w:delText>
        </w:r>
        <w:r w:rsidDel="003D4208">
          <w:rPr>
            <w:rFonts w:hint="eastAsia"/>
            <w:i/>
            <w:u w:val="none"/>
            <w:lang w:eastAsia="zh-TW"/>
          </w:rPr>
          <w:delText>1</w:delText>
        </w:r>
        <w:r w:rsidRPr="00727A99" w:rsidDel="003D4208">
          <w:rPr>
            <w:i/>
            <w:u w:val="none"/>
          </w:rPr>
          <w:delText xml:space="preserve"> Equation </w:delText>
        </w:r>
        <w:r w:rsidDel="003D4208">
          <w:rPr>
            <w:rFonts w:hint="eastAsia"/>
            <w:i/>
            <w:u w:val="none"/>
            <w:lang w:eastAsia="zh-TW"/>
          </w:rPr>
          <w:delText>n</w:delText>
        </w:r>
        <w:r w:rsidRPr="00727A99" w:rsidDel="003D4208">
          <w:rPr>
            <w:i/>
            <w:u w:val="none"/>
          </w:rPr>
          <w:delText>umbers</w:delText>
        </w:r>
      </w:del>
    </w:p>
    <w:p w14:paraId="537E0545" w14:textId="4CBE631B" w:rsidR="00727A99" w:rsidRPr="00727A99" w:rsidDel="003D4208" w:rsidRDefault="00727A99" w:rsidP="00727A99">
      <w:pPr>
        <w:rPr>
          <w:del w:id="1262" w:author="Windows User" w:date="2019-09-30T00:03:00Z"/>
          <w:color w:val="FF0000"/>
        </w:rPr>
      </w:pPr>
      <w:del w:id="1263" w:author="Windows User" w:date="2019-09-30T00:03:00Z">
        <w:r w:rsidRPr="00727A99" w:rsidDel="003D4208">
          <w:rPr>
            <w:shd w:val="clear" w:color="auto" w:fill="FFFFFF"/>
          </w:rPr>
          <w:delText>Number consecutively any equations that have to be displayed separately from the text (if referred to explicitly in the text). The numbers identifying the equations should be placed in parentheses to the right of the equation.</w:delText>
        </w:r>
        <w:r w:rsidRPr="00727A99" w:rsidDel="003D4208">
          <w:rPr>
            <w:shd w:val="clear" w:color="auto" w:fill="FFFFFF"/>
            <w:lang w:eastAsia="zh-TW"/>
          </w:rPr>
          <w:delText xml:space="preserve"> </w:delText>
        </w:r>
        <w:r w:rsidR="008B250B" w:rsidDel="003D4208">
          <w:rPr>
            <w:rFonts w:hint="eastAsia"/>
            <w:shd w:val="clear" w:color="auto" w:fill="FFFFFF"/>
            <w:lang w:eastAsia="zh-TW"/>
          </w:rPr>
          <w:delText>For example:</w:delText>
        </w:r>
      </w:del>
    </w:p>
    <w:p w14:paraId="249D0282" w14:textId="3EECDF6C" w:rsidR="00C81FB6" w:rsidRPr="00CA4170" w:rsidDel="003D4208" w:rsidRDefault="00C81FB6" w:rsidP="00C81FB6">
      <w:pPr>
        <w:ind w:left="2" w:hanging="2"/>
        <w:rPr>
          <w:del w:id="1264" w:author="Windows User" w:date="2019-09-30T00:03:00Z"/>
          <w:sz w:val="24"/>
        </w:rPr>
      </w:pPr>
    </w:p>
    <w:p w14:paraId="3675F1EB" w14:textId="09309685" w:rsidR="00C81FB6" w:rsidRPr="00CA4170" w:rsidDel="003D4208" w:rsidRDefault="002E1C57" w:rsidP="00C81FB6">
      <w:pPr>
        <w:jc w:val="left"/>
        <w:rPr>
          <w:del w:id="1265" w:author="Windows User" w:date="2019-09-30T00:03:00Z"/>
          <w:sz w:val="24"/>
        </w:rPr>
      </w:pPr>
      <w:del w:id="1266" w:author="Windows User" w:date="2019-09-30T00:03:00Z">
        <w:r w:rsidRPr="00C81FB6" w:rsidDel="003D4208">
          <w:rPr>
            <w:noProof/>
            <w:position w:val="-30"/>
          </w:rPr>
          <w:object w:dxaOrig="2439" w:dyaOrig="680" w14:anchorId="577307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1pt;height:34.25pt;mso-width-percent:0;mso-height-percent:0;mso-width-percent:0;mso-height-percent:0" o:ole="">
              <v:imagedata r:id="rId25" o:title=""/>
            </v:shape>
            <o:OLEObject Type="Embed" ProgID="Equation.DSMT4" ShapeID="_x0000_i1025" DrawAspect="Content" ObjectID="_1631623922" r:id="rId26"/>
          </w:object>
        </w:r>
        <w:r w:rsidR="00C81FB6" w:rsidRPr="00CA4170" w:rsidDel="003D4208">
          <w:rPr>
            <w:rFonts w:hint="eastAsia"/>
            <w:sz w:val="24"/>
          </w:rPr>
          <w:delText xml:space="preserve">                </w:delText>
        </w:r>
        <w:r w:rsidR="00C81FB6" w:rsidRPr="00C81FB6" w:rsidDel="003D4208">
          <w:rPr>
            <w:rFonts w:hint="eastAsia"/>
          </w:rPr>
          <w:delText xml:space="preserve"> (</w:delText>
        </w:r>
        <w:r w:rsidR="00C81FB6" w:rsidDel="003D4208">
          <w:rPr>
            <w:rFonts w:hint="eastAsia"/>
            <w:lang w:eastAsia="zh-TW"/>
          </w:rPr>
          <w:delText>1</w:delText>
        </w:r>
        <w:r w:rsidR="00C81FB6" w:rsidRPr="00C81FB6" w:rsidDel="003D4208">
          <w:rPr>
            <w:rFonts w:hint="eastAsia"/>
          </w:rPr>
          <w:delText>)</w:delText>
        </w:r>
      </w:del>
    </w:p>
    <w:p w14:paraId="65CEA327" w14:textId="280B112F" w:rsidR="008A43EC" w:rsidDel="003D4208" w:rsidRDefault="008A43EC" w:rsidP="00C81FB6">
      <w:pPr>
        <w:ind w:firstLine="0"/>
        <w:rPr>
          <w:del w:id="1267" w:author="Windows User" w:date="2019-09-30T00:03:00Z"/>
          <w:i/>
          <w:lang w:eastAsia="zh-TW"/>
        </w:rPr>
      </w:pPr>
    </w:p>
    <w:p w14:paraId="435606C1" w14:textId="2CDBB995" w:rsidR="00C81FB6" w:rsidRPr="00C81FB6" w:rsidDel="003D4208" w:rsidRDefault="00C81FB6" w:rsidP="00C81FB6">
      <w:pPr>
        <w:ind w:firstLine="0"/>
        <w:rPr>
          <w:del w:id="1268" w:author="Windows User" w:date="2019-09-30T00:03:00Z"/>
          <w:i/>
          <w:lang w:eastAsia="zh-TW"/>
        </w:rPr>
      </w:pPr>
      <w:del w:id="1269" w:author="Windows User" w:date="2019-09-30T00:03:00Z">
        <w:r w:rsidDel="003D4208">
          <w:rPr>
            <w:rFonts w:hint="eastAsia"/>
            <w:i/>
            <w:lang w:eastAsia="zh-TW"/>
          </w:rPr>
          <w:delText>3.2 Figure numbers</w:delText>
        </w:r>
      </w:del>
    </w:p>
    <w:p w14:paraId="564DF00E" w14:textId="77D5B5F1" w:rsidR="00C81FB6" w:rsidDel="003D4208" w:rsidRDefault="00041095" w:rsidP="00041095">
      <w:pPr>
        <w:ind w:firstLineChars="142"/>
        <w:rPr>
          <w:del w:id="1270" w:author="Windows User" w:date="2019-09-30T00:03:00Z"/>
          <w:lang w:eastAsia="zh-TW"/>
        </w:rPr>
      </w:pPr>
      <w:del w:id="1271" w:author="Windows User" w:date="2019-09-30T00:03:00Z">
        <w:r w:rsidRPr="00041095" w:rsidDel="003D4208">
          <w:rPr>
            <w:shd w:val="clear" w:color="auto" w:fill="FFFFFF"/>
          </w:rPr>
          <w:delText xml:space="preserve">Ensure that each </w:delText>
        </w:r>
        <w:r w:rsidDel="003D4208">
          <w:rPr>
            <w:rFonts w:hint="eastAsia"/>
            <w:shd w:val="clear" w:color="auto" w:fill="FFFFFF"/>
            <w:lang w:eastAsia="zh-TW"/>
          </w:rPr>
          <w:delText>figure/</w:delText>
        </w:r>
        <w:r w:rsidRPr="00041095" w:rsidDel="003D4208">
          <w:rPr>
            <w:shd w:val="clear" w:color="auto" w:fill="FFFFFF"/>
          </w:rPr>
          <w:delText xml:space="preserve">illustration has a </w:delText>
        </w:r>
        <w:r w:rsidR="00CA01E3" w:rsidDel="003D4208">
          <w:rPr>
            <w:rFonts w:hint="eastAsia"/>
            <w:shd w:val="clear" w:color="auto" w:fill="FFFFFF"/>
            <w:lang w:eastAsia="zh-TW"/>
          </w:rPr>
          <w:delText>title</w:delText>
        </w:r>
        <w:r w:rsidRPr="00041095" w:rsidDel="003D4208">
          <w:rPr>
            <w:shd w:val="clear" w:color="auto" w:fill="FFFFFF"/>
          </w:rPr>
          <w:delText xml:space="preserve">. </w:delText>
        </w:r>
        <w:r w:rsidR="00CA01E3" w:rsidDel="003D4208">
          <w:rPr>
            <w:rFonts w:hint="eastAsia"/>
            <w:shd w:val="clear" w:color="auto" w:fill="FFFFFF"/>
            <w:lang w:eastAsia="zh-TW"/>
          </w:rPr>
          <w:delText>All figures/</w:delText>
        </w:r>
        <w:r w:rsidR="00CA01E3" w:rsidRPr="00041095" w:rsidDel="003D4208">
          <w:rPr>
            <w:shd w:val="clear" w:color="auto" w:fill="FFFFFF"/>
          </w:rPr>
          <w:delText>illustration</w:delText>
        </w:r>
        <w:r w:rsidR="00CA01E3" w:rsidDel="003D4208">
          <w:rPr>
            <w:rFonts w:hint="eastAsia"/>
            <w:shd w:val="clear" w:color="auto" w:fill="FFFFFF"/>
            <w:lang w:eastAsia="zh-TW"/>
          </w:rPr>
          <w:delText>s</w:delText>
        </w:r>
        <w:r w:rsidR="00CA01E3" w:rsidRPr="00041095" w:rsidDel="003D4208">
          <w:rPr>
            <w:shd w:val="clear" w:color="auto" w:fill="FFFFFF"/>
          </w:rPr>
          <w:delText xml:space="preserve"> </w:delText>
        </w:r>
        <w:r w:rsidR="00CA01E3" w:rsidDel="003D4208">
          <w:rPr>
            <w:rFonts w:hint="eastAsia"/>
            <w:shd w:val="clear" w:color="auto" w:fill="FFFFFF"/>
            <w:lang w:eastAsia="zh-TW"/>
          </w:rPr>
          <w:delText>must be numbered and cited</w:delText>
        </w:r>
        <w:r w:rsidR="00BD12F7" w:rsidDel="003D4208">
          <w:rPr>
            <w:rFonts w:hint="eastAsia"/>
            <w:shd w:val="clear" w:color="auto" w:fill="FFFFFF"/>
            <w:lang w:eastAsia="zh-TW"/>
          </w:rPr>
          <w:delText xml:space="preserve"> (see Fig. 1)</w:delText>
        </w:r>
        <w:r w:rsidR="00CA01E3" w:rsidDel="003D4208">
          <w:rPr>
            <w:rFonts w:hint="eastAsia"/>
            <w:shd w:val="clear" w:color="auto" w:fill="FFFFFF"/>
            <w:lang w:eastAsia="zh-TW"/>
          </w:rPr>
          <w:delText xml:space="preserve"> in the text </w:delText>
        </w:r>
        <w:r w:rsidR="004842A4" w:rsidRPr="00BD12F7" w:rsidDel="003D4208">
          <w:rPr>
            <w:shd w:val="clear" w:color="auto" w:fill="FFFFFF"/>
          </w:rPr>
          <w:delText>consecutively</w:delText>
        </w:r>
        <w:r w:rsidRPr="00041095" w:rsidDel="003D4208">
          <w:rPr>
            <w:shd w:val="clear" w:color="auto" w:fill="FFFFFF"/>
          </w:rPr>
          <w:delText>.</w:delText>
        </w:r>
        <w:r w:rsidR="00CA01E3" w:rsidDel="003D4208">
          <w:rPr>
            <w:rFonts w:hint="eastAsia"/>
            <w:shd w:val="clear" w:color="auto" w:fill="FFFFFF"/>
            <w:lang w:eastAsia="zh-TW"/>
          </w:rPr>
          <w:delText xml:space="preserve"> </w:delText>
        </w:r>
        <w:r w:rsidR="00CA01E3" w:rsidRPr="003B37CD" w:rsidDel="003D4208">
          <w:delText>Place figures</w:delText>
        </w:r>
        <w:r w:rsidR="00CA01E3" w:rsidDel="003D4208">
          <w:rPr>
            <w:rFonts w:hint="eastAsia"/>
            <w:shd w:val="clear" w:color="auto" w:fill="FFFFFF"/>
            <w:lang w:eastAsia="zh-TW"/>
          </w:rPr>
          <w:delText>/</w:delText>
        </w:r>
        <w:r w:rsidR="00BD12F7" w:rsidDel="003D4208">
          <w:rPr>
            <w:rFonts w:hint="eastAsia"/>
            <w:shd w:val="clear" w:color="auto" w:fill="FFFFFF"/>
            <w:lang w:eastAsia="zh-TW"/>
          </w:rPr>
          <w:delText xml:space="preserve"> </w:delText>
        </w:r>
        <w:r w:rsidR="00CA01E3" w:rsidRPr="00041095" w:rsidDel="003D4208">
          <w:rPr>
            <w:shd w:val="clear" w:color="auto" w:fill="FFFFFF"/>
          </w:rPr>
          <w:delText>illustration</w:delText>
        </w:r>
        <w:r w:rsidR="00CA01E3" w:rsidDel="003D4208">
          <w:rPr>
            <w:rFonts w:hint="eastAsia"/>
            <w:shd w:val="clear" w:color="auto" w:fill="FFFFFF"/>
            <w:lang w:eastAsia="zh-TW"/>
          </w:rPr>
          <w:delText>s</w:delText>
        </w:r>
        <w:r w:rsidR="00CA01E3" w:rsidRPr="003B37CD" w:rsidDel="003D4208">
          <w:delText xml:space="preserve"> as close as possible to the first references to them in the manuscript. Restrict them to single-column width unless this would make them illegible</w:delText>
        </w:r>
        <w:r w:rsidR="00CA01E3" w:rsidDel="003D4208">
          <w:rPr>
            <w:rFonts w:hint="eastAsia"/>
            <w:lang w:eastAsia="zh-TW"/>
          </w:rPr>
          <w:delText xml:space="preserve"> (then </w:delText>
        </w:r>
        <w:r w:rsidR="008B250B" w:rsidDel="003D4208">
          <w:rPr>
            <w:rFonts w:hint="eastAsia"/>
            <w:lang w:eastAsia="zh-TW"/>
          </w:rPr>
          <w:delText xml:space="preserve">extend </w:delText>
        </w:r>
        <w:r w:rsidR="00CA01E3" w:rsidDel="003D4208">
          <w:rPr>
            <w:rFonts w:hint="eastAsia"/>
            <w:lang w:eastAsia="zh-TW"/>
          </w:rPr>
          <w:delText xml:space="preserve">these </w:delText>
        </w:r>
        <w:r w:rsidR="00CA01E3" w:rsidDel="003D4208">
          <w:rPr>
            <w:rFonts w:hint="eastAsia"/>
            <w:shd w:val="clear" w:color="auto" w:fill="FFFFFF"/>
            <w:lang w:eastAsia="zh-TW"/>
          </w:rPr>
          <w:delText>figures/</w:delText>
        </w:r>
        <w:r w:rsidR="00CA01E3" w:rsidRPr="00041095" w:rsidDel="003D4208">
          <w:rPr>
            <w:shd w:val="clear" w:color="auto" w:fill="FFFFFF"/>
          </w:rPr>
          <w:delText>illustration</w:delText>
        </w:r>
        <w:r w:rsidR="00CA01E3" w:rsidDel="003D4208">
          <w:rPr>
            <w:rFonts w:hint="eastAsia"/>
            <w:shd w:val="clear" w:color="auto" w:fill="FFFFFF"/>
            <w:lang w:eastAsia="zh-TW"/>
          </w:rPr>
          <w:delText xml:space="preserve">s </w:delText>
        </w:r>
        <w:r w:rsidR="008B250B" w:rsidDel="003D4208">
          <w:rPr>
            <w:shd w:val="clear" w:color="auto" w:fill="FFFFFF"/>
            <w:lang w:eastAsia="zh-TW"/>
          </w:rPr>
          <w:delText>across</w:delText>
        </w:r>
        <w:r w:rsidR="008B250B" w:rsidDel="003D4208">
          <w:rPr>
            <w:rFonts w:hint="eastAsia"/>
            <w:shd w:val="clear" w:color="auto" w:fill="FFFFFF"/>
            <w:lang w:eastAsia="zh-TW"/>
          </w:rPr>
          <w:delText xml:space="preserve"> two columns or place them </w:delText>
        </w:r>
        <w:r w:rsidR="00A104E2" w:rsidDel="003D4208">
          <w:rPr>
            <w:rFonts w:hint="eastAsia"/>
            <w:shd w:val="clear" w:color="auto" w:fill="FFFFFF"/>
            <w:lang w:eastAsia="zh-TW"/>
          </w:rPr>
          <w:delText>to the end of your paper)</w:delText>
        </w:r>
        <w:r w:rsidR="00CA01E3" w:rsidRPr="003B37CD" w:rsidDel="003D4208">
          <w:delText>.</w:delText>
        </w:r>
        <w:r w:rsidR="00CA01E3" w:rsidDel="003D4208">
          <w:rPr>
            <w:rFonts w:hint="eastAsia"/>
            <w:lang w:eastAsia="zh-TW"/>
          </w:rPr>
          <w:delText xml:space="preserve"> </w:delText>
        </w:r>
      </w:del>
    </w:p>
    <w:p w14:paraId="06FF300B" w14:textId="5CB1C6A0" w:rsidR="00C81FB6" w:rsidDel="003D4208" w:rsidRDefault="00C81FB6" w:rsidP="00C81FB6">
      <w:pPr>
        <w:ind w:firstLine="0"/>
        <w:rPr>
          <w:del w:id="1272" w:author="Windows User" w:date="2019-09-30T00:03:00Z"/>
          <w:lang w:eastAsia="zh-TW"/>
        </w:rPr>
      </w:pPr>
    </w:p>
    <w:p w14:paraId="06E2B924" w14:textId="31619E7D" w:rsidR="00C81FB6" w:rsidDel="003D4208" w:rsidRDefault="00666699" w:rsidP="00BD12F7">
      <w:pPr>
        <w:ind w:firstLine="0"/>
        <w:jc w:val="center"/>
        <w:rPr>
          <w:del w:id="1273" w:author="Windows User" w:date="2019-09-30T00:03:00Z"/>
          <w:lang w:eastAsia="zh-TW"/>
        </w:rPr>
      </w:pPr>
      <w:del w:id="1274" w:author="Windows User" w:date="2019-09-30T00:03:00Z">
        <w:r w:rsidRPr="00BD12F7" w:rsidDel="003D4208">
          <w:rPr>
            <w:noProof/>
            <w:sz w:val="24"/>
            <w:lang w:val="en-US"/>
          </w:rPr>
          <w:drawing>
            <wp:inline distT="0" distB="0" distL="0" distR="0" wp14:anchorId="053D9F2F" wp14:editId="1A9D12CB">
              <wp:extent cx="2238375" cy="1439545"/>
              <wp:effectExtent l="0" t="0" r="0" b="0"/>
              <wp:docPr id="9" name="圖片 7" descr="File:SS2 and VMS Eve.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File:SS2 and VMS Ev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8375" cy="1439545"/>
                      </a:xfrm>
                      <a:prstGeom prst="rect">
                        <a:avLst/>
                      </a:prstGeom>
                      <a:noFill/>
                      <a:ln>
                        <a:noFill/>
                      </a:ln>
                    </pic:spPr>
                  </pic:pic>
                </a:graphicData>
              </a:graphic>
            </wp:inline>
          </w:drawing>
        </w:r>
      </w:del>
    </w:p>
    <w:p w14:paraId="42E554D2" w14:textId="46E6B37F" w:rsidR="00BD12F7" w:rsidDel="003D4208" w:rsidRDefault="00BD12F7" w:rsidP="00BD12F7">
      <w:pPr>
        <w:ind w:firstLine="0"/>
        <w:jc w:val="center"/>
        <w:rPr>
          <w:del w:id="1275" w:author="Windows User" w:date="2019-09-30T00:03:00Z"/>
          <w:lang w:eastAsia="zh-TW"/>
        </w:rPr>
      </w:pPr>
      <w:del w:id="1276" w:author="Windows User" w:date="2019-09-30T00:03:00Z">
        <w:r w:rsidDel="003D4208">
          <w:rPr>
            <w:rFonts w:hint="eastAsia"/>
            <w:lang w:eastAsia="zh-TW"/>
          </w:rPr>
          <w:delText>Fig. 1</w:delText>
        </w:r>
        <w:r w:rsidR="004842A4" w:rsidDel="003D4208">
          <w:rPr>
            <w:rFonts w:hint="eastAsia"/>
            <w:lang w:eastAsia="zh-TW"/>
          </w:rPr>
          <w:delText>.</w:delText>
        </w:r>
        <w:r w:rsidDel="003D4208">
          <w:rPr>
            <w:rFonts w:hint="eastAsia"/>
            <w:lang w:eastAsia="zh-TW"/>
          </w:rPr>
          <w:delText xml:space="preserve"> SpaceShipTwo carried under White Knight Two</w:delText>
        </w:r>
      </w:del>
    </w:p>
    <w:p w14:paraId="72F3E5B6" w14:textId="1B80D918" w:rsidR="00BD12F7" w:rsidDel="003D4208" w:rsidRDefault="00BD12F7" w:rsidP="00C81FB6">
      <w:pPr>
        <w:ind w:firstLine="0"/>
        <w:rPr>
          <w:del w:id="1277" w:author="Windows User" w:date="2019-09-30T00:03:00Z"/>
          <w:lang w:eastAsia="zh-TW"/>
        </w:rPr>
      </w:pPr>
    </w:p>
    <w:p w14:paraId="11C066C3" w14:textId="015CBE94" w:rsidR="00BD12F7" w:rsidDel="003D4208" w:rsidRDefault="00BD12F7" w:rsidP="00BD12F7">
      <w:pPr>
        <w:ind w:firstLine="0"/>
        <w:jc w:val="left"/>
        <w:rPr>
          <w:del w:id="1278" w:author="Windows User" w:date="2019-09-30T00:03:00Z"/>
          <w:rStyle w:val="apple-converted-space"/>
          <w:shd w:val="clear" w:color="auto" w:fill="FFFFFF"/>
          <w:lang w:eastAsia="zh-TW"/>
        </w:rPr>
      </w:pPr>
      <w:del w:id="1279" w:author="Windows User" w:date="2019-09-30T00:03:00Z">
        <w:r w:rsidDel="003D4208">
          <w:rPr>
            <w:rStyle w:val="af2"/>
            <w:rFonts w:hint="eastAsia"/>
            <w:b w:val="0"/>
            <w:i/>
            <w:shd w:val="clear" w:color="auto" w:fill="FFFFFF"/>
            <w:lang w:eastAsia="zh-TW"/>
          </w:rPr>
          <w:delText xml:space="preserve">3.3 </w:delText>
        </w:r>
        <w:r w:rsidRPr="00BD12F7" w:rsidDel="003D4208">
          <w:rPr>
            <w:rStyle w:val="af2"/>
            <w:b w:val="0"/>
            <w:i/>
            <w:shd w:val="clear" w:color="auto" w:fill="FFFFFF"/>
          </w:rPr>
          <w:delText>Tables</w:delText>
        </w:r>
        <w:r w:rsidRPr="00BD12F7" w:rsidDel="003D4208">
          <w:rPr>
            <w:rStyle w:val="apple-converted-space"/>
            <w:shd w:val="clear" w:color="auto" w:fill="FFFFFF"/>
          </w:rPr>
          <w:delText> </w:delText>
        </w:r>
      </w:del>
    </w:p>
    <w:p w14:paraId="1D331332" w14:textId="1AC86D98" w:rsidR="00C81FB6" w:rsidDel="003D4208" w:rsidRDefault="00BD12F7" w:rsidP="00BD12F7">
      <w:pPr>
        <w:ind w:firstLineChars="142"/>
        <w:rPr>
          <w:del w:id="1280" w:author="Windows User" w:date="2019-09-30T00:03:00Z"/>
          <w:shd w:val="clear" w:color="auto" w:fill="FFFFFF"/>
          <w:lang w:eastAsia="zh-TW"/>
        </w:rPr>
      </w:pPr>
      <w:del w:id="1281" w:author="Windows User" w:date="2019-09-30T00:03:00Z">
        <w:r w:rsidRPr="00BD12F7" w:rsidDel="003D4208">
          <w:rPr>
            <w:shd w:val="clear" w:color="auto" w:fill="FFFFFF"/>
          </w:rPr>
          <w:delText xml:space="preserve">Tables can be placed either next to the relevant text in the article, or on separate page(s) at the end. Number </w:delText>
        </w:r>
        <w:r w:rsidR="004842A4" w:rsidDel="003D4208">
          <w:rPr>
            <w:rFonts w:hint="eastAsia"/>
            <w:shd w:val="clear" w:color="auto" w:fill="FFFFFF"/>
            <w:lang w:eastAsia="zh-TW"/>
          </w:rPr>
          <w:delText xml:space="preserve">and cite (as shown in Table 1) </w:delText>
        </w:r>
        <w:r w:rsidRPr="00BD12F7" w:rsidDel="003D4208">
          <w:rPr>
            <w:shd w:val="clear" w:color="auto" w:fill="FFFFFF"/>
          </w:rPr>
          <w:delText>tables consecutively in accordance with their appearance in the text</w:delText>
        </w:r>
        <w:r w:rsidR="004842A4" w:rsidDel="003D4208">
          <w:rPr>
            <w:rFonts w:hint="eastAsia"/>
            <w:shd w:val="clear" w:color="auto" w:fill="FFFFFF"/>
            <w:lang w:eastAsia="zh-TW"/>
          </w:rPr>
          <w:delText>.</w:delText>
        </w:r>
        <w:r w:rsidRPr="00BD12F7" w:rsidDel="003D4208">
          <w:rPr>
            <w:shd w:val="clear" w:color="auto" w:fill="FFFFFF"/>
          </w:rPr>
          <w:delText xml:space="preserve"> </w:delText>
        </w:r>
        <w:r w:rsidR="004842A4" w:rsidDel="003D4208">
          <w:rPr>
            <w:rFonts w:hint="eastAsia"/>
            <w:shd w:val="clear" w:color="auto" w:fill="FFFFFF"/>
            <w:lang w:eastAsia="zh-TW"/>
          </w:rPr>
          <w:delText>P</w:delText>
        </w:r>
        <w:r w:rsidRPr="00BD12F7" w:rsidDel="003D4208">
          <w:rPr>
            <w:shd w:val="clear" w:color="auto" w:fill="FFFFFF"/>
          </w:rPr>
          <w:delText>lace</w:delText>
        </w:r>
        <w:r w:rsidR="004842A4" w:rsidDel="003D4208">
          <w:rPr>
            <w:rFonts w:hint="eastAsia"/>
            <w:shd w:val="clear" w:color="auto" w:fill="FFFFFF"/>
            <w:lang w:eastAsia="zh-TW"/>
          </w:rPr>
          <w:delText xml:space="preserve"> table title above and</w:delText>
        </w:r>
        <w:r w:rsidRPr="00BD12F7" w:rsidDel="003D4208">
          <w:rPr>
            <w:shd w:val="clear" w:color="auto" w:fill="FFFFFF"/>
          </w:rPr>
          <w:delText xml:space="preserve"> any </w:delText>
        </w:r>
        <w:r w:rsidR="007139C4" w:rsidDel="003D4208">
          <w:rPr>
            <w:rFonts w:hint="eastAsia"/>
            <w:shd w:val="clear" w:color="auto" w:fill="FFFFFF"/>
            <w:lang w:eastAsia="zh-TW"/>
          </w:rPr>
          <w:delText>remark</w:delText>
        </w:r>
        <w:r w:rsidRPr="00BD12F7" w:rsidDel="003D4208">
          <w:rPr>
            <w:shd w:val="clear" w:color="auto" w:fill="FFFFFF"/>
          </w:rPr>
          <w:delText xml:space="preserve">s below the table body. </w:delText>
        </w:r>
      </w:del>
    </w:p>
    <w:p w14:paraId="4B741C29" w14:textId="162119B1" w:rsidR="00BD12F7" w:rsidDel="003D4208" w:rsidRDefault="00BD12F7" w:rsidP="00C81FB6">
      <w:pPr>
        <w:ind w:firstLine="0"/>
        <w:rPr>
          <w:del w:id="1282" w:author="Windows User" w:date="2019-09-30T00:03:00Z"/>
          <w:lang w:eastAsia="zh-TW"/>
        </w:rPr>
      </w:pPr>
    </w:p>
    <w:p w14:paraId="4069372C" w14:textId="432684E3" w:rsidR="008D5666" w:rsidDel="003D4208" w:rsidRDefault="008D5666" w:rsidP="00C81FB6">
      <w:pPr>
        <w:ind w:firstLine="0"/>
        <w:rPr>
          <w:del w:id="1283" w:author="Windows User" w:date="2019-09-30T00:03:00Z"/>
          <w:lang w:eastAsia="zh-TW"/>
        </w:rPr>
      </w:pPr>
      <w:del w:id="1284" w:author="Windows User" w:date="2019-09-30T00:03:00Z">
        <w:r w:rsidDel="003D4208">
          <w:rPr>
            <w:rFonts w:hint="eastAsia"/>
            <w:lang w:eastAsia="zh-TW"/>
          </w:rPr>
          <w:delText>Table 1. Major data of the orbits of Venus, Earth, Mars and Jupiter</w:delText>
        </w:r>
      </w:del>
    </w:p>
    <w:p w14:paraId="3AC87BCE" w14:textId="77777777" w:rsidR="008D5666" w:rsidDel="00AC5343" w:rsidRDefault="008D5666">
      <w:pPr>
        <w:keepNext/>
        <w:ind w:firstLine="0"/>
        <w:rPr>
          <w:del w:id="1285" w:author="Windows User" w:date="2019-09-30T00:03:00Z"/>
        </w:rPr>
        <w:pPrChange w:id="1286" w:author="Windows User" w:date="2019-10-02T17:18:00Z">
          <w:pPr>
            <w:ind w:firstLine="0"/>
          </w:pPr>
        </w:pPrChange>
      </w:pP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886"/>
        <w:gridCol w:w="59"/>
        <w:gridCol w:w="733"/>
        <w:gridCol w:w="153"/>
        <w:gridCol w:w="716"/>
        <w:gridCol w:w="76"/>
        <w:gridCol w:w="839"/>
        <w:gridCol w:w="30"/>
        <w:gridCol w:w="915"/>
        <w:gridCol w:w="20"/>
      </w:tblGrid>
      <w:tr w:rsidR="008D5666" w:rsidRPr="003B37CD" w:rsidDel="003D4208" w14:paraId="3BF46E1E" w14:textId="01B311D5" w:rsidTr="00B720B8">
        <w:trPr>
          <w:gridAfter w:val="3"/>
          <w:wAfter w:w="20" w:type="dxa"/>
          <w:del w:id="1287" w:author="Windows User" w:date="2019-09-30T00:03:00Z"/>
        </w:trPr>
        <w:tc>
          <w:tcPr>
            <w:tcW w:w="886" w:type="dxa"/>
            <w:tcBorders>
              <w:top w:val="single" w:sz="12" w:space="0" w:color="000000"/>
              <w:bottom w:val="single" w:sz="4" w:space="0" w:color="000000"/>
            </w:tcBorders>
          </w:tcPr>
          <w:p w14:paraId="1CE09056" w14:textId="5962D14F" w:rsidR="008D5666" w:rsidRPr="003B37CD" w:rsidDel="003D4208" w:rsidRDefault="008D5666" w:rsidP="00E40078">
            <w:pPr>
              <w:ind w:firstLine="0"/>
              <w:jc w:val="left"/>
              <w:rPr>
                <w:del w:id="1288" w:author="Windows User" w:date="2019-09-30T00:03:00Z"/>
              </w:rPr>
            </w:pPr>
            <w:del w:id="1289" w:author="Windows User" w:date="2019-09-30T00:03:00Z">
              <w:r w:rsidRPr="003B37CD" w:rsidDel="003D4208">
                <w:delText>Venus</w:delText>
              </w:r>
            </w:del>
          </w:p>
        </w:tc>
        <w:tc>
          <w:tcPr>
            <w:tcW w:w="792" w:type="dxa"/>
            <w:gridSpan w:val="2"/>
            <w:tcBorders>
              <w:top w:val="single" w:sz="12" w:space="0" w:color="000000"/>
              <w:bottom w:val="single" w:sz="4" w:space="0" w:color="000000"/>
            </w:tcBorders>
          </w:tcPr>
          <w:p w14:paraId="6E0DF2EE" w14:textId="2FA0C2DB" w:rsidR="008D5666" w:rsidRPr="003B37CD" w:rsidDel="003D4208" w:rsidRDefault="008D5666" w:rsidP="00E40078">
            <w:pPr>
              <w:ind w:firstLine="0"/>
              <w:jc w:val="left"/>
              <w:rPr>
                <w:del w:id="1290" w:author="Windows User" w:date="2019-09-30T00:03:00Z"/>
              </w:rPr>
            </w:pPr>
            <w:del w:id="1291" w:author="Windows User" w:date="2019-09-30T00:03:00Z">
              <w:r w:rsidRPr="003B37CD" w:rsidDel="003D4208">
                <w:delText>Earth</w:delText>
              </w:r>
            </w:del>
          </w:p>
        </w:tc>
        <w:tc>
          <w:tcPr>
            <w:tcW w:w="869" w:type="dxa"/>
            <w:gridSpan w:val="2"/>
            <w:tcBorders>
              <w:top w:val="single" w:sz="12" w:space="0" w:color="000000"/>
              <w:bottom w:val="single" w:sz="4" w:space="0" w:color="000000"/>
            </w:tcBorders>
          </w:tcPr>
          <w:p w14:paraId="282D7D70" w14:textId="14CC88A0" w:rsidR="008D5666" w:rsidRPr="003B37CD" w:rsidDel="003D4208" w:rsidRDefault="008D5666" w:rsidP="00E40078">
            <w:pPr>
              <w:ind w:firstLine="0"/>
              <w:jc w:val="left"/>
              <w:rPr>
                <w:del w:id="1292" w:author="Windows User" w:date="2019-09-30T00:03:00Z"/>
              </w:rPr>
            </w:pPr>
            <w:del w:id="1293" w:author="Windows User" w:date="2019-09-30T00:03:00Z">
              <w:r w:rsidRPr="003B37CD" w:rsidDel="003D4208">
                <w:delText>Mars</w:delText>
              </w:r>
            </w:del>
          </w:p>
        </w:tc>
        <w:tc>
          <w:tcPr>
            <w:tcW w:w="915" w:type="dxa"/>
            <w:gridSpan w:val="2"/>
            <w:tcBorders>
              <w:top w:val="single" w:sz="12" w:space="0" w:color="000000"/>
              <w:bottom w:val="single" w:sz="4" w:space="0" w:color="000000"/>
            </w:tcBorders>
          </w:tcPr>
          <w:p w14:paraId="7431F798" w14:textId="387F2B76" w:rsidR="008D5666" w:rsidRPr="003B37CD" w:rsidDel="003D4208" w:rsidRDefault="008D5666" w:rsidP="00E40078">
            <w:pPr>
              <w:ind w:firstLine="0"/>
              <w:jc w:val="left"/>
              <w:rPr>
                <w:del w:id="1294" w:author="Windows User" w:date="2019-09-30T00:03:00Z"/>
              </w:rPr>
            </w:pPr>
            <w:del w:id="1295" w:author="Windows User" w:date="2019-09-30T00:03:00Z">
              <w:r w:rsidRPr="003B37CD" w:rsidDel="003D4208">
                <w:delText>Jupiter</w:delText>
              </w:r>
            </w:del>
          </w:p>
        </w:tc>
      </w:tr>
      <w:tr w:rsidR="008D5666" w:rsidRPr="003B37CD" w:rsidDel="003D4208" w14:paraId="37D01AEF" w14:textId="25ABE153" w:rsidTr="00B720B8">
        <w:trPr>
          <w:gridAfter w:val="1"/>
          <w:wAfter w:w="20" w:type="dxa"/>
          <w:del w:id="1296" w:author="Windows User" w:date="2019-09-30T00:03:00Z"/>
        </w:trPr>
        <w:tc>
          <w:tcPr>
            <w:tcW w:w="945" w:type="dxa"/>
            <w:gridSpan w:val="2"/>
            <w:tcBorders>
              <w:bottom w:val="nil"/>
            </w:tcBorders>
          </w:tcPr>
          <w:p w14:paraId="2B313DF5" w14:textId="48D605EE" w:rsidR="008D5666" w:rsidRPr="003B37CD" w:rsidDel="003D4208" w:rsidRDefault="008D5666" w:rsidP="00E40078">
            <w:pPr>
              <w:ind w:firstLine="0"/>
              <w:jc w:val="left"/>
              <w:rPr>
                <w:del w:id="1297" w:author="Windows User" w:date="2019-09-30T00:03:00Z"/>
              </w:rPr>
            </w:pPr>
            <w:del w:id="1298" w:author="Windows User" w:date="2019-09-30T00:03:00Z">
              <w:r w:rsidRPr="003B37CD" w:rsidDel="003D4208">
                <w:delText>M/M</w:delText>
              </w:r>
              <w:r w:rsidRPr="003B37CD" w:rsidDel="003D4208">
                <w:rPr>
                  <w:vertAlign w:val="subscript"/>
                </w:rPr>
                <w:delText>E</w:delText>
              </w:r>
            </w:del>
          </w:p>
        </w:tc>
        <w:tc>
          <w:tcPr>
            <w:tcW w:w="886" w:type="dxa"/>
            <w:gridSpan w:val="2"/>
            <w:tcBorders>
              <w:bottom w:val="nil"/>
            </w:tcBorders>
          </w:tcPr>
          <w:p w14:paraId="1B22974E" w14:textId="1D334F54" w:rsidR="008D5666" w:rsidRPr="003B37CD" w:rsidDel="003D4208" w:rsidRDefault="008D5666" w:rsidP="00E40078">
            <w:pPr>
              <w:ind w:firstLine="0"/>
              <w:jc w:val="left"/>
              <w:rPr>
                <w:del w:id="1299" w:author="Windows User" w:date="2019-09-30T00:03:00Z"/>
              </w:rPr>
            </w:pPr>
            <w:del w:id="1300" w:author="Windows User" w:date="2019-09-30T00:03:00Z">
              <w:r w:rsidRPr="003B37CD" w:rsidDel="003D4208">
                <w:delText>0.82</w:delText>
              </w:r>
            </w:del>
          </w:p>
        </w:tc>
        <w:tc>
          <w:tcPr>
            <w:tcW w:w="792" w:type="dxa"/>
            <w:gridSpan w:val="2"/>
            <w:tcBorders>
              <w:bottom w:val="nil"/>
            </w:tcBorders>
          </w:tcPr>
          <w:p w14:paraId="191340C3" w14:textId="736452FC" w:rsidR="008D5666" w:rsidRPr="003B37CD" w:rsidDel="003D4208" w:rsidRDefault="008D5666" w:rsidP="00E40078">
            <w:pPr>
              <w:ind w:firstLine="0"/>
              <w:jc w:val="left"/>
              <w:rPr>
                <w:del w:id="1301" w:author="Windows User" w:date="2019-09-30T00:03:00Z"/>
              </w:rPr>
            </w:pPr>
            <w:del w:id="1302" w:author="Windows User" w:date="2019-09-30T00:03:00Z">
              <w:r w:rsidRPr="003B37CD" w:rsidDel="003D4208">
                <w:delText>1</w:delText>
              </w:r>
            </w:del>
          </w:p>
        </w:tc>
        <w:tc>
          <w:tcPr>
            <w:tcW w:w="869" w:type="dxa"/>
            <w:gridSpan w:val="2"/>
            <w:tcBorders>
              <w:bottom w:val="nil"/>
            </w:tcBorders>
          </w:tcPr>
          <w:p w14:paraId="12A83FE0" w14:textId="5EE064CD" w:rsidR="008D5666" w:rsidRPr="003B37CD" w:rsidDel="003D4208" w:rsidRDefault="008D5666" w:rsidP="00E40078">
            <w:pPr>
              <w:ind w:firstLine="0"/>
              <w:jc w:val="left"/>
              <w:rPr>
                <w:del w:id="1303" w:author="Windows User" w:date="2019-09-30T00:03:00Z"/>
              </w:rPr>
            </w:pPr>
            <w:del w:id="1304" w:author="Windows User" w:date="2019-09-30T00:03:00Z">
              <w:r w:rsidRPr="003B37CD" w:rsidDel="003D4208">
                <w:delText>0.11</w:delText>
              </w:r>
            </w:del>
          </w:p>
        </w:tc>
        <w:tc>
          <w:tcPr>
            <w:tcW w:w="915" w:type="dxa"/>
            <w:tcBorders>
              <w:bottom w:val="nil"/>
            </w:tcBorders>
          </w:tcPr>
          <w:p w14:paraId="5BA72F58" w14:textId="38EE3674" w:rsidR="008D5666" w:rsidRPr="003B37CD" w:rsidDel="003D4208" w:rsidRDefault="008D5666" w:rsidP="00E40078">
            <w:pPr>
              <w:ind w:firstLine="0"/>
              <w:jc w:val="left"/>
              <w:rPr>
                <w:del w:id="1305" w:author="Windows User" w:date="2019-09-30T00:03:00Z"/>
              </w:rPr>
            </w:pPr>
            <w:del w:id="1306" w:author="Windows User" w:date="2019-09-30T00:03:00Z">
              <w:r w:rsidRPr="003B37CD" w:rsidDel="003D4208">
                <w:delText>317.89</w:delText>
              </w:r>
            </w:del>
          </w:p>
        </w:tc>
      </w:tr>
      <w:tr w:rsidR="008D5666" w:rsidRPr="003B37CD" w:rsidDel="003D4208" w14:paraId="1D12449A" w14:textId="1436E6B9" w:rsidTr="00B720B8">
        <w:trPr>
          <w:gridAfter w:val="1"/>
          <w:wAfter w:w="20" w:type="dxa"/>
          <w:del w:id="1307" w:author="Windows User" w:date="2019-09-30T00:03:00Z"/>
        </w:trPr>
        <w:tc>
          <w:tcPr>
            <w:tcW w:w="945" w:type="dxa"/>
            <w:gridSpan w:val="2"/>
            <w:tcBorders>
              <w:top w:val="nil"/>
              <w:bottom w:val="nil"/>
            </w:tcBorders>
          </w:tcPr>
          <w:p w14:paraId="45A6261B" w14:textId="09EA8B3D" w:rsidR="008D5666" w:rsidRPr="003B37CD" w:rsidDel="003D4208" w:rsidRDefault="008D5666" w:rsidP="00E40078">
            <w:pPr>
              <w:ind w:firstLine="0"/>
              <w:jc w:val="left"/>
              <w:rPr>
                <w:del w:id="1308" w:author="Windows User" w:date="2019-09-30T00:03:00Z"/>
              </w:rPr>
            </w:pPr>
            <w:del w:id="1309" w:author="Windows User" w:date="2019-09-30T00:03:00Z">
              <w:r w:rsidRPr="003B37CD" w:rsidDel="003D4208">
                <w:delText>e</w:delText>
              </w:r>
            </w:del>
          </w:p>
        </w:tc>
        <w:tc>
          <w:tcPr>
            <w:tcW w:w="886" w:type="dxa"/>
            <w:gridSpan w:val="2"/>
            <w:tcBorders>
              <w:top w:val="nil"/>
              <w:bottom w:val="nil"/>
            </w:tcBorders>
          </w:tcPr>
          <w:p w14:paraId="1210A723" w14:textId="54C7B3C7" w:rsidR="008D5666" w:rsidRPr="003B37CD" w:rsidDel="003D4208" w:rsidRDefault="008D5666" w:rsidP="00E40078">
            <w:pPr>
              <w:ind w:firstLine="0"/>
              <w:jc w:val="left"/>
              <w:rPr>
                <w:del w:id="1310" w:author="Windows User" w:date="2019-09-30T00:03:00Z"/>
              </w:rPr>
            </w:pPr>
            <w:del w:id="1311" w:author="Windows User" w:date="2019-09-30T00:03:00Z">
              <w:r w:rsidRPr="003B37CD" w:rsidDel="003D4208">
                <w:delText>0.007</w:delText>
              </w:r>
            </w:del>
          </w:p>
        </w:tc>
        <w:tc>
          <w:tcPr>
            <w:tcW w:w="792" w:type="dxa"/>
            <w:gridSpan w:val="2"/>
            <w:tcBorders>
              <w:top w:val="nil"/>
              <w:bottom w:val="nil"/>
            </w:tcBorders>
          </w:tcPr>
          <w:p w14:paraId="23E8AE93" w14:textId="5C0FD0E5" w:rsidR="008D5666" w:rsidRPr="003B37CD" w:rsidDel="003D4208" w:rsidRDefault="008D5666" w:rsidP="00E40078">
            <w:pPr>
              <w:ind w:firstLine="0"/>
              <w:jc w:val="left"/>
              <w:rPr>
                <w:del w:id="1312" w:author="Windows User" w:date="2019-09-30T00:03:00Z"/>
              </w:rPr>
            </w:pPr>
            <w:del w:id="1313" w:author="Windows User" w:date="2019-09-30T00:03:00Z">
              <w:r w:rsidRPr="003B37CD" w:rsidDel="003D4208">
                <w:delText>0.017</w:delText>
              </w:r>
            </w:del>
          </w:p>
        </w:tc>
        <w:tc>
          <w:tcPr>
            <w:tcW w:w="869" w:type="dxa"/>
            <w:gridSpan w:val="2"/>
            <w:tcBorders>
              <w:top w:val="nil"/>
              <w:bottom w:val="nil"/>
            </w:tcBorders>
          </w:tcPr>
          <w:p w14:paraId="307E1478" w14:textId="1FDD9B78" w:rsidR="008D5666" w:rsidRPr="003B37CD" w:rsidDel="003D4208" w:rsidRDefault="008D5666" w:rsidP="00E40078">
            <w:pPr>
              <w:ind w:firstLine="0"/>
              <w:jc w:val="left"/>
              <w:rPr>
                <w:del w:id="1314" w:author="Windows User" w:date="2019-09-30T00:03:00Z"/>
              </w:rPr>
            </w:pPr>
            <w:del w:id="1315" w:author="Windows User" w:date="2019-09-30T00:03:00Z">
              <w:r w:rsidRPr="003B37CD" w:rsidDel="003D4208">
                <w:delText>0.093</w:delText>
              </w:r>
            </w:del>
          </w:p>
        </w:tc>
        <w:tc>
          <w:tcPr>
            <w:tcW w:w="915" w:type="dxa"/>
            <w:tcBorders>
              <w:top w:val="nil"/>
              <w:bottom w:val="nil"/>
            </w:tcBorders>
          </w:tcPr>
          <w:p w14:paraId="6FE41BFA" w14:textId="4BB90663" w:rsidR="008D5666" w:rsidRPr="003B37CD" w:rsidDel="003D4208" w:rsidRDefault="008D5666" w:rsidP="00E40078">
            <w:pPr>
              <w:ind w:firstLine="0"/>
              <w:jc w:val="left"/>
              <w:rPr>
                <w:del w:id="1316" w:author="Windows User" w:date="2019-09-30T00:03:00Z"/>
              </w:rPr>
            </w:pPr>
            <w:del w:id="1317" w:author="Windows User" w:date="2019-09-30T00:03:00Z">
              <w:r w:rsidRPr="003B37CD" w:rsidDel="003D4208">
                <w:delText>0.048</w:delText>
              </w:r>
            </w:del>
          </w:p>
        </w:tc>
      </w:tr>
      <w:tr w:rsidR="008D5666" w:rsidRPr="003B37CD" w:rsidDel="003D4208" w14:paraId="62147BE5" w14:textId="13E3AE75" w:rsidTr="00B720B8">
        <w:trPr>
          <w:gridAfter w:val="1"/>
          <w:wAfter w:w="20" w:type="dxa"/>
          <w:del w:id="1318" w:author="Windows User" w:date="2019-09-30T00:03:00Z"/>
        </w:trPr>
        <w:tc>
          <w:tcPr>
            <w:tcW w:w="945" w:type="dxa"/>
            <w:gridSpan w:val="2"/>
            <w:tcBorders>
              <w:top w:val="nil"/>
              <w:bottom w:val="nil"/>
            </w:tcBorders>
          </w:tcPr>
          <w:p w14:paraId="60DE884F" w14:textId="39E162DD" w:rsidR="008D5666" w:rsidRPr="003B37CD" w:rsidDel="003D4208" w:rsidRDefault="008D5666" w:rsidP="00E40078">
            <w:pPr>
              <w:ind w:firstLine="0"/>
              <w:jc w:val="left"/>
              <w:rPr>
                <w:del w:id="1319" w:author="Windows User" w:date="2019-09-30T00:03:00Z"/>
              </w:rPr>
            </w:pPr>
            <w:del w:id="1320" w:author="Windows User" w:date="2019-09-30T00:03:00Z">
              <w:r w:rsidRPr="003B37CD" w:rsidDel="003D4208">
                <w:delText>R (AU</w:delText>
              </w:r>
              <w:r w:rsidRPr="00640D78" w:rsidDel="003D4208">
                <w:rPr>
                  <w:szCs w:val="24"/>
                </w:rPr>
                <w:delText>*</w:delText>
              </w:r>
              <w:r w:rsidRPr="003B37CD" w:rsidDel="003D4208">
                <w:delText>)</w:delText>
              </w:r>
            </w:del>
          </w:p>
        </w:tc>
        <w:tc>
          <w:tcPr>
            <w:tcW w:w="886" w:type="dxa"/>
            <w:gridSpan w:val="2"/>
            <w:tcBorders>
              <w:top w:val="nil"/>
              <w:bottom w:val="nil"/>
            </w:tcBorders>
          </w:tcPr>
          <w:p w14:paraId="542019A9" w14:textId="4257CDA2" w:rsidR="008D5666" w:rsidRPr="003B37CD" w:rsidDel="003D4208" w:rsidRDefault="008D5666" w:rsidP="00E40078">
            <w:pPr>
              <w:ind w:firstLine="0"/>
              <w:jc w:val="left"/>
              <w:rPr>
                <w:del w:id="1321" w:author="Windows User" w:date="2019-09-30T00:03:00Z"/>
              </w:rPr>
            </w:pPr>
            <w:del w:id="1322" w:author="Windows User" w:date="2019-09-30T00:03:00Z">
              <w:r w:rsidRPr="003B37CD" w:rsidDel="003D4208">
                <w:delText>0.7233</w:delText>
              </w:r>
            </w:del>
          </w:p>
        </w:tc>
        <w:tc>
          <w:tcPr>
            <w:tcW w:w="792" w:type="dxa"/>
            <w:gridSpan w:val="2"/>
            <w:tcBorders>
              <w:top w:val="nil"/>
              <w:bottom w:val="nil"/>
            </w:tcBorders>
          </w:tcPr>
          <w:p w14:paraId="6E8555DD" w14:textId="581FBC4A" w:rsidR="008D5666" w:rsidRPr="003B37CD" w:rsidDel="003D4208" w:rsidRDefault="008D5666" w:rsidP="00E40078">
            <w:pPr>
              <w:ind w:firstLine="0"/>
              <w:jc w:val="left"/>
              <w:rPr>
                <w:del w:id="1323" w:author="Windows User" w:date="2019-09-30T00:03:00Z"/>
              </w:rPr>
            </w:pPr>
            <w:del w:id="1324" w:author="Windows User" w:date="2019-09-30T00:03:00Z">
              <w:r w:rsidRPr="003B37CD" w:rsidDel="003D4208">
                <w:delText>1</w:delText>
              </w:r>
            </w:del>
          </w:p>
        </w:tc>
        <w:tc>
          <w:tcPr>
            <w:tcW w:w="869" w:type="dxa"/>
            <w:gridSpan w:val="2"/>
            <w:tcBorders>
              <w:top w:val="nil"/>
              <w:bottom w:val="nil"/>
            </w:tcBorders>
          </w:tcPr>
          <w:p w14:paraId="0C3BE797" w14:textId="63F1EE36" w:rsidR="008D5666" w:rsidRPr="003B37CD" w:rsidDel="003D4208" w:rsidRDefault="008D5666" w:rsidP="00E40078">
            <w:pPr>
              <w:ind w:firstLine="0"/>
              <w:jc w:val="left"/>
              <w:rPr>
                <w:del w:id="1325" w:author="Windows User" w:date="2019-09-30T00:03:00Z"/>
              </w:rPr>
            </w:pPr>
            <w:del w:id="1326" w:author="Windows User" w:date="2019-09-30T00:03:00Z">
              <w:r w:rsidRPr="003B37CD" w:rsidDel="003D4208">
                <w:delText>1.524</w:delText>
              </w:r>
            </w:del>
          </w:p>
        </w:tc>
        <w:tc>
          <w:tcPr>
            <w:tcW w:w="915" w:type="dxa"/>
            <w:tcBorders>
              <w:top w:val="nil"/>
              <w:bottom w:val="nil"/>
            </w:tcBorders>
          </w:tcPr>
          <w:p w14:paraId="71303956" w14:textId="39B5F0CD" w:rsidR="008D5666" w:rsidRPr="003B37CD" w:rsidDel="003D4208" w:rsidRDefault="008D5666" w:rsidP="00E40078">
            <w:pPr>
              <w:ind w:firstLine="0"/>
              <w:jc w:val="left"/>
              <w:rPr>
                <w:del w:id="1327" w:author="Windows User" w:date="2019-09-30T00:03:00Z"/>
              </w:rPr>
            </w:pPr>
            <w:del w:id="1328" w:author="Windows User" w:date="2019-09-30T00:03:00Z">
              <w:r w:rsidRPr="003B37CD" w:rsidDel="003D4208">
                <w:delText>5.203</w:delText>
              </w:r>
            </w:del>
          </w:p>
        </w:tc>
      </w:tr>
      <w:tr w:rsidR="008D5666" w:rsidRPr="003B37CD" w:rsidDel="003D4208" w14:paraId="69D71657" w14:textId="36A1F021" w:rsidTr="00B720B8">
        <w:trPr>
          <w:gridAfter w:val="1"/>
          <w:wAfter w:w="20" w:type="dxa"/>
          <w:del w:id="1329" w:author="Windows User" w:date="2019-09-30T00:03:00Z"/>
        </w:trPr>
        <w:tc>
          <w:tcPr>
            <w:tcW w:w="945" w:type="dxa"/>
            <w:gridSpan w:val="2"/>
            <w:tcBorders>
              <w:top w:val="nil"/>
              <w:bottom w:val="nil"/>
            </w:tcBorders>
          </w:tcPr>
          <w:p w14:paraId="46E1F082" w14:textId="7CE990A8" w:rsidR="008D5666" w:rsidRPr="003B37CD" w:rsidDel="003D4208" w:rsidRDefault="008D5666" w:rsidP="00E40078">
            <w:pPr>
              <w:ind w:firstLine="0"/>
              <w:jc w:val="left"/>
              <w:rPr>
                <w:del w:id="1330" w:author="Windows User" w:date="2019-09-30T00:03:00Z"/>
              </w:rPr>
            </w:pPr>
            <w:del w:id="1331" w:author="Windows User" w:date="2019-09-30T00:03:00Z">
              <w:r w:rsidRPr="003B37CD" w:rsidDel="003D4208">
                <w:delText>i (deg)</w:delText>
              </w:r>
            </w:del>
          </w:p>
        </w:tc>
        <w:tc>
          <w:tcPr>
            <w:tcW w:w="886" w:type="dxa"/>
            <w:gridSpan w:val="2"/>
            <w:tcBorders>
              <w:top w:val="nil"/>
              <w:bottom w:val="nil"/>
            </w:tcBorders>
          </w:tcPr>
          <w:p w14:paraId="64D48FC7" w14:textId="15F5314E" w:rsidR="008D5666" w:rsidRPr="003B37CD" w:rsidDel="003D4208" w:rsidRDefault="008D5666" w:rsidP="00E40078">
            <w:pPr>
              <w:ind w:firstLine="0"/>
              <w:jc w:val="left"/>
              <w:rPr>
                <w:del w:id="1332" w:author="Windows User" w:date="2019-09-30T00:03:00Z"/>
              </w:rPr>
            </w:pPr>
            <w:del w:id="1333" w:author="Windows User" w:date="2019-09-30T00:03:00Z">
              <w:r w:rsidRPr="003B37CD" w:rsidDel="003D4208">
                <w:delText>3.40</w:delText>
              </w:r>
            </w:del>
          </w:p>
        </w:tc>
        <w:tc>
          <w:tcPr>
            <w:tcW w:w="792" w:type="dxa"/>
            <w:gridSpan w:val="2"/>
            <w:tcBorders>
              <w:top w:val="nil"/>
              <w:bottom w:val="nil"/>
            </w:tcBorders>
          </w:tcPr>
          <w:p w14:paraId="499CBC5B" w14:textId="644D8304" w:rsidR="008D5666" w:rsidRPr="003B37CD" w:rsidDel="003D4208" w:rsidRDefault="008D5666" w:rsidP="00E40078">
            <w:pPr>
              <w:ind w:firstLine="0"/>
              <w:jc w:val="left"/>
              <w:rPr>
                <w:del w:id="1334" w:author="Windows User" w:date="2019-09-30T00:03:00Z"/>
              </w:rPr>
            </w:pPr>
            <w:del w:id="1335" w:author="Windows User" w:date="2019-09-30T00:03:00Z">
              <w:r w:rsidRPr="003B37CD" w:rsidDel="003D4208">
                <w:delText>0</w:delText>
              </w:r>
            </w:del>
          </w:p>
        </w:tc>
        <w:tc>
          <w:tcPr>
            <w:tcW w:w="869" w:type="dxa"/>
            <w:gridSpan w:val="2"/>
            <w:tcBorders>
              <w:top w:val="nil"/>
              <w:bottom w:val="nil"/>
            </w:tcBorders>
          </w:tcPr>
          <w:p w14:paraId="1CF2BA97" w14:textId="28854F8E" w:rsidR="008D5666" w:rsidRPr="003B37CD" w:rsidDel="003D4208" w:rsidRDefault="008D5666" w:rsidP="00E40078">
            <w:pPr>
              <w:ind w:firstLine="0"/>
              <w:jc w:val="left"/>
              <w:rPr>
                <w:del w:id="1336" w:author="Windows User" w:date="2019-09-30T00:03:00Z"/>
              </w:rPr>
            </w:pPr>
            <w:del w:id="1337" w:author="Windows User" w:date="2019-09-30T00:03:00Z">
              <w:r w:rsidRPr="003B37CD" w:rsidDel="003D4208">
                <w:delText>1.85</w:delText>
              </w:r>
            </w:del>
          </w:p>
        </w:tc>
        <w:tc>
          <w:tcPr>
            <w:tcW w:w="915" w:type="dxa"/>
            <w:tcBorders>
              <w:top w:val="nil"/>
              <w:bottom w:val="nil"/>
            </w:tcBorders>
          </w:tcPr>
          <w:p w14:paraId="26ECE9EE" w14:textId="3039DB61" w:rsidR="008D5666" w:rsidRPr="003B37CD" w:rsidDel="003D4208" w:rsidRDefault="008D5666" w:rsidP="00E40078">
            <w:pPr>
              <w:ind w:firstLine="0"/>
              <w:jc w:val="left"/>
              <w:rPr>
                <w:del w:id="1338" w:author="Windows User" w:date="2019-09-30T00:03:00Z"/>
              </w:rPr>
            </w:pPr>
            <w:del w:id="1339" w:author="Windows User" w:date="2019-09-30T00:03:00Z">
              <w:r w:rsidRPr="003B37CD" w:rsidDel="003D4208">
                <w:delText>1.30</w:delText>
              </w:r>
            </w:del>
          </w:p>
        </w:tc>
      </w:tr>
      <w:tr w:rsidR="008D5666" w:rsidRPr="003B37CD" w:rsidDel="003D4208" w14:paraId="00E3B9B1" w14:textId="1B0A0393" w:rsidTr="00B720B8">
        <w:trPr>
          <w:gridAfter w:val="1"/>
          <w:wAfter w:w="20" w:type="dxa"/>
          <w:del w:id="1340" w:author="Windows User" w:date="2019-09-30T00:03:00Z"/>
        </w:trPr>
        <w:tc>
          <w:tcPr>
            <w:tcW w:w="945" w:type="dxa"/>
            <w:gridSpan w:val="2"/>
            <w:tcBorders>
              <w:top w:val="nil"/>
              <w:bottom w:val="single" w:sz="12" w:space="0" w:color="000000"/>
            </w:tcBorders>
          </w:tcPr>
          <w:p w14:paraId="7B81015C" w14:textId="1879A16C" w:rsidR="008D5666" w:rsidRPr="003B37CD" w:rsidDel="003D4208" w:rsidRDefault="008D5666" w:rsidP="00E40078">
            <w:pPr>
              <w:ind w:firstLine="0"/>
              <w:jc w:val="left"/>
              <w:rPr>
                <w:del w:id="1341" w:author="Windows User" w:date="2019-09-30T00:03:00Z"/>
              </w:rPr>
            </w:pPr>
            <w:del w:id="1342" w:author="Windows User" w:date="2019-09-30T00:03:00Z">
              <w:r w:rsidRPr="003B37CD" w:rsidDel="003D4208">
                <w:delText>T (years)</w:delText>
              </w:r>
            </w:del>
          </w:p>
        </w:tc>
        <w:tc>
          <w:tcPr>
            <w:tcW w:w="886" w:type="dxa"/>
            <w:gridSpan w:val="2"/>
            <w:tcBorders>
              <w:top w:val="nil"/>
              <w:bottom w:val="single" w:sz="12" w:space="0" w:color="000000"/>
            </w:tcBorders>
          </w:tcPr>
          <w:p w14:paraId="1F1E2CFF" w14:textId="631DFD4D" w:rsidR="008D5666" w:rsidRPr="003B37CD" w:rsidDel="003D4208" w:rsidRDefault="008D5666" w:rsidP="00E40078">
            <w:pPr>
              <w:ind w:firstLine="0"/>
              <w:jc w:val="left"/>
              <w:rPr>
                <w:del w:id="1343" w:author="Windows User" w:date="2019-09-30T00:03:00Z"/>
              </w:rPr>
            </w:pPr>
            <w:del w:id="1344" w:author="Windows User" w:date="2019-09-30T00:03:00Z">
              <w:r w:rsidRPr="003B37CD" w:rsidDel="003D4208">
                <w:delText>0.62</w:delText>
              </w:r>
            </w:del>
          </w:p>
        </w:tc>
        <w:tc>
          <w:tcPr>
            <w:tcW w:w="792" w:type="dxa"/>
            <w:gridSpan w:val="2"/>
            <w:tcBorders>
              <w:top w:val="nil"/>
              <w:bottom w:val="single" w:sz="12" w:space="0" w:color="000000"/>
            </w:tcBorders>
          </w:tcPr>
          <w:p w14:paraId="63B0EECD" w14:textId="4DE8B863" w:rsidR="008D5666" w:rsidRPr="003B37CD" w:rsidDel="003D4208" w:rsidRDefault="008D5666" w:rsidP="00E40078">
            <w:pPr>
              <w:ind w:firstLine="0"/>
              <w:jc w:val="left"/>
              <w:rPr>
                <w:del w:id="1345" w:author="Windows User" w:date="2019-09-30T00:03:00Z"/>
              </w:rPr>
            </w:pPr>
            <w:del w:id="1346" w:author="Windows User" w:date="2019-09-30T00:03:00Z">
              <w:r w:rsidRPr="003B37CD" w:rsidDel="003D4208">
                <w:delText>1</w:delText>
              </w:r>
            </w:del>
          </w:p>
        </w:tc>
        <w:tc>
          <w:tcPr>
            <w:tcW w:w="869" w:type="dxa"/>
            <w:gridSpan w:val="2"/>
            <w:tcBorders>
              <w:top w:val="nil"/>
              <w:bottom w:val="single" w:sz="12" w:space="0" w:color="000000"/>
            </w:tcBorders>
          </w:tcPr>
          <w:p w14:paraId="15C62935" w14:textId="520FCF2A" w:rsidR="008D5666" w:rsidRPr="003B37CD" w:rsidDel="003D4208" w:rsidRDefault="008D5666" w:rsidP="00E40078">
            <w:pPr>
              <w:ind w:firstLine="0"/>
              <w:jc w:val="left"/>
              <w:rPr>
                <w:del w:id="1347" w:author="Windows User" w:date="2019-09-30T00:03:00Z"/>
              </w:rPr>
            </w:pPr>
            <w:del w:id="1348" w:author="Windows User" w:date="2019-09-30T00:03:00Z">
              <w:r w:rsidRPr="003B37CD" w:rsidDel="003D4208">
                <w:delText>1.88</w:delText>
              </w:r>
            </w:del>
          </w:p>
        </w:tc>
        <w:tc>
          <w:tcPr>
            <w:tcW w:w="915" w:type="dxa"/>
            <w:tcBorders>
              <w:top w:val="nil"/>
              <w:bottom w:val="single" w:sz="12" w:space="0" w:color="000000"/>
            </w:tcBorders>
          </w:tcPr>
          <w:p w14:paraId="6E279DF5" w14:textId="5596F38B" w:rsidR="008D5666" w:rsidRPr="003B37CD" w:rsidDel="003D4208" w:rsidRDefault="008D5666" w:rsidP="00E40078">
            <w:pPr>
              <w:ind w:firstLine="0"/>
              <w:jc w:val="left"/>
              <w:rPr>
                <w:del w:id="1349" w:author="Windows User" w:date="2019-09-30T00:03:00Z"/>
              </w:rPr>
            </w:pPr>
            <w:del w:id="1350" w:author="Windows User" w:date="2019-09-30T00:03:00Z">
              <w:r w:rsidRPr="003B37CD" w:rsidDel="003D4208">
                <w:delText>11.86</w:delText>
              </w:r>
            </w:del>
          </w:p>
        </w:tc>
      </w:tr>
      <w:tr w:rsidR="008D5666" w:rsidRPr="003B37CD" w:rsidDel="003D4208" w14:paraId="242A9B01" w14:textId="064B0C2C" w:rsidTr="00B720B8">
        <w:trPr>
          <w:del w:id="1351" w:author="Windows User" w:date="2019-09-30T00:03:00Z"/>
        </w:trPr>
        <w:tc>
          <w:tcPr>
            <w:tcW w:w="4427" w:type="dxa"/>
            <w:gridSpan w:val="10"/>
            <w:tcBorders>
              <w:top w:val="single" w:sz="12" w:space="0" w:color="000000"/>
              <w:bottom w:val="nil"/>
            </w:tcBorders>
          </w:tcPr>
          <w:p w14:paraId="3B576E2D" w14:textId="558FBCCE" w:rsidR="008D5666" w:rsidRPr="003B37CD" w:rsidDel="003D4208" w:rsidRDefault="008D5666" w:rsidP="00E40078">
            <w:pPr>
              <w:ind w:left="176" w:hanging="284"/>
              <w:rPr>
                <w:del w:id="1352" w:author="Windows User" w:date="2019-09-30T00:03:00Z"/>
                <w:lang w:eastAsia="zh-TW"/>
              </w:rPr>
            </w:pPr>
            <w:del w:id="1353" w:author="Windows User" w:date="2019-09-30T00:03:00Z">
              <w:r w:rsidRPr="00640D78" w:rsidDel="003D4208">
                <w:rPr>
                  <w:szCs w:val="24"/>
                </w:rPr>
                <w:delText>*</w:delText>
              </w:r>
              <w:r w:rsidDel="003D4208">
                <w:rPr>
                  <w:rFonts w:hint="eastAsia"/>
                  <w:szCs w:val="24"/>
                  <w:lang w:eastAsia="zh-TW"/>
                </w:rPr>
                <w:delText xml:space="preserve"> AU = Astronomical Unit</w:delText>
              </w:r>
            </w:del>
          </w:p>
        </w:tc>
      </w:tr>
    </w:tbl>
    <w:p w14:paraId="11892E76" w14:textId="716C3B67" w:rsidR="003A687E" w:rsidDel="00AC5343" w:rsidRDefault="00B720B8">
      <w:pPr>
        <w:ind w:firstLine="0"/>
        <w:rPr>
          <w:del w:id="1354" w:author="Windows User" w:date="2019-09-30T00:03:00Z"/>
          <w:lang w:eastAsia="zh-TW"/>
        </w:rPr>
      </w:pPr>
      <w:ins w:id="1355" w:author="Windows User" w:date="2019-10-02T17:07:00Z">
        <w:r>
          <w:rPr>
            <w:noProof/>
            <w:lang w:val="en-US"/>
          </w:rPr>
          <w:drawing>
            <wp:inline distT="0" distB="0" distL="0" distR="0" wp14:anchorId="56B9AAC5" wp14:editId="43F9001A">
              <wp:extent cx="1429389" cy="14293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1027" cy="1441027"/>
                      </a:xfrm>
                      <a:prstGeom prst="rect">
                        <a:avLst/>
                      </a:prstGeom>
                    </pic:spPr>
                  </pic:pic>
                </a:graphicData>
              </a:graphic>
            </wp:inline>
          </w:drawing>
        </w:r>
      </w:ins>
    </w:p>
    <w:p w14:paraId="4A1789AA" w14:textId="77777777" w:rsidR="00AC5343" w:rsidRDefault="00AC5343">
      <w:pPr>
        <w:keepNext/>
        <w:ind w:firstLine="0"/>
        <w:rPr>
          <w:ins w:id="1356" w:author="Windows User" w:date="2019-10-02T17:18:00Z"/>
        </w:rPr>
        <w:pPrChange w:id="1357" w:author="Windows User" w:date="2019-10-02T17:18:00Z">
          <w:pPr>
            <w:ind w:firstLine="0"/>
          </w:pPr>
        </w:pPrChange>
      </w:pPr>
      <w:ins w:id="1358" w:author="Windows User" w:date="2019-10-02T17:14:00Z">
        <w:r>
          <w:rPr>
            <w:noProof/>
            <w:lang w:val="en-US"/>
          </w:rPr>
          <w:drawing>
            <wp:inline distT="0" distB="0" distL="0" distR="0" wp14:anchorId="6077FE0E" wp14:editId="765A52FF">
              <wp:extent cx="1419283" cy="141928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38376" cy="1438376"/>
                      </a:xfrm>
                      <a:prstGeom prst="rect">
                        <a:avLst/>
                      </a:prstGeom>
                    </pic:spPr>
                  </pic:pic>
                </a:graphicData>
              </a:graphic>
            </wp:inline>
          </w:drawing>
        </w:r>
      </w:ins>
    </w:p>
    <w:p w14:paraId="495A925A" w14:textId="62CD72EF" w:rsidR="00AC5343" w:rsidRDefault="00AC5343">
      <w:pPr>
        <w:pStyle w:val="af8"/>
        <w:ind w:firstLine="0"/>
        <w:rPr>
          <w:ins w:id="1359" w:author="Windows User" w:date="2019-10-02T17:14:00Z"/>
          <w:lang w:eastAsia="zh-TW"/>
        </w:rPr>
        <w:pPrChange w:id="1360" w:author="Windows User" w:date="2019-10-02T17:18:00Z">
          <w:pPr/>
        </w:pPrChange>
      </w:pPr>
      <w:bookmarkStart w:id="1361" w:name="_Ref20929598"/>
      <w:ins w:id="1362" w:author="Windows User" w:date="2019-10-02T17:18:00Z">
        <w:r>
          <w:t xml:space="preserve">Figure </w:t>
        </w:r>
        <w:r>
          <w:fldChar w:fldCharType="begin"/>
        </w:r>
        <w:r>
          <w:instrText xml:space="preserve"> SEQ Figure \* ARABIC </w:instrText>
        </w:r>
      </w:ins>
      <w:r>
        <w:fldChar w:fldCharType="separate"/>
      </w:r>
      <w:ins w:id="1363" w:author="Windows User" w:date="2019-10-02T17:28:00Z">
        <w:r w:rsidR="00F51980">
          <w:rPr>
            <w:noProof/>
          </w:rPr>
          <w:t>12</w:t>
        </w:r>
      </w:ins>
      <w:ins w:id="1364" w:author="Windows User" w:date="2019-10-02T17:18:00Z">
        <w:r>
          <w:fldChar w:fldCharType="end"/>
        </w:r>
        <w:bookmarkEnd w:id="1361"/>
        <w:r>
          <w:t xml:space="preserve">. </w:t>
        </w:r>
        <w:r w:rsidRPr="006177FE">
          <w:t>Confusion matrices using hyperspectral airborne imagery</w:t>
        </w:r>
      </w:ins>
    </w:p>
    <w:p w14:paraId="06A02015" w14:textId="0FCA96A1" w:rsidR="00AC5343" w:rsidRDefault="00AC5343">
      <w:pPr>
        <w:ind w:firstLine="0"/>
        <w:rPr>
          <w:ins w:id="1365" w:author="Windows User" w:date="2019-10-02T17:14:00Z"/>
          <w:lang w:eastAsia="zh-TW"/>
        </w:rPr>
        <w:pPrChange w:id="1366" w:author="Windows User" w:date="2019-10-02T10:56:00Z">
          <w:pPr/>
        </w:pPrChange>
      </w:pPr>
    </w:p>
    <w:p w14:paraId="133A5264" w14:textId="77777777" w:rsidR="00F51980" w:rsidRDefault="00AC5343">
      <w:pPr>
        <w:keepNext/>
        <w:ind w:firstLine="0"/>
        <w:rPr>
          <w:ins w:id="1367" w:author="Windows User" w:date="2019-10-02T17:27:00Z"/>
        </w:rPr>
        <w:pPrChange w:id="1368" w:author="Windows User" w:date="2019-10-02T17:27:00Z">
          <w:pPr>
            <w:ind w:firstLine="0"/>
          </w:pPr>
        </w:pPrChange>
      </w:pPr>
      <w:ins w:id="1369" w:author="Windows User" w:date="2019-10-02T17:15:00Z">
        <w:r>
          <w:rPr>
            <w:noProof/>
            <w:lang w:val="en-US"/>
          </w:rPr>
          <w:drawing>
            <wp:inline distT="0" distB="0" distL="0" distR="0" wp14:anchorId="4ADAB866" wp14:editId="43E10FF3">
              <wp:extent cx="1420596" cy="1420596"/>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5098" cy="1425098"/>
                      </a:xfrm>
                      <a:prstGeom prst="rect">
                        <a:avLst/>
                      </a:prstGeom>
                    </pic:spPr>
                  </pic:pic>
                </a:graphicData>
              </a:graphic>
            </wp:inline>
          </w:drawing>
        </w:r>
        <w:r>
          <w:rPr>
            <w:noProof/>
            <w:lang w:val="en-US"/>
          </w:rPr>
          <w:drawing>
            <wp:inline distT="0" distB="0" distL="0" distR="0" wp14:anchorId="1671915A" wp14:editId="2C66D25E">
              <wp:extent cx="1424893" cy="1424893"/>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3729" cy="1433729"/>
                      </a:xfrm>
                      <a:prstGeom prst="rect">
                        <a:avLst/>
                      </a:prstGeom>
                    </pic:spPr>
                  </pic:pic>
                </a:graphicData>
              </a:graphic>
            </wp:inline>
          </w:drawing>
        </w:r>
      </w:ins>
    </w:p>
    <w:p w14:paraId="6A0156FB" w14:textId="69B1DA31" w:rsidR="00AC5343" w:rsidRDefault="00F51980">
      <w:pPr>
        <w:pStyle w:val="af8"/>
        <w:ind w:firstLine="0"/>
        <w:rPr>
          <w:ins w:id="1370" w:author="Windows User" w:date="2019-10-02T17:14:00Z"/>
          <w:lang w:eastAsia="zh-TW"/>
        </w:rPr>
        <w:pPrChange w:id="1371" w:author="Windows User" w:date="2019-10-02T17:27:00Z">
          <w:pPr/>
        </w:pPrChange>
      </w:pPr>
      <w:bookmarkStart w:id="1372" w:name="_Ref20929661"/>
      <w:ins w:id="1373" w:author="Windows User" w:date="2019-10-02T17:27:00Z">
        <w:r>
          <w:t xml:space="preserve">Figure </w:t>
        </w:r>
        <w:r>
          <w:fldChar w:fldCharType="begin"/>
        </w:r>
        <w:r>
          <w:instrText xml:space="preserve"> SEQ Figure \* ARABIC </w:instrText>
        </w:r>
      </w:ins>
      <w:r>
        <w:fldChar w:fldCharType="separate"/>
      </w:r>
      <w:ins w:id="1374" w:author="Windows User" w:date="2019-10-02T17:28:00Z">
        <w:r>
          <w:rPr>
            <w:noProof/>
          </w:rPr>
          <w:t>13</w:t>
        </w:r>
      </w:ins>
      <w:ins w:id="1375" w:author="Windows User" w:date="2019-10-02T17:27:00Z">
        <w:r>
          <w:fldChar w:fldCharType="end"/>
        </w:r>
        <w:bookmarkEnd w:id="1372"/>
        <w:r>
          <w:t xml:space="preserve">. </w:t>
        </w:r>
        <w:r w:rsidRPr="00BD1F22">
          <w:t xml:space="preserve">Confusion matrices using </w:t>
        </w:r>
        <w:r>
          <w:t>multispectral satellite</w:t>
        </w:r>
        <w:r w:rsidRPr="00BD1F22">
          <w:t xml:space="preserve"> imagery</w:t>
        </w:r>
      </w:ins>
    </w:p>
    <w:p w14:paraId="516E4075" w14:textId="73C4ECFF" w:rsidR="007B2AA5" w:rsidRDefault="007B2AA5">
      <w:pPr>
        <w:ind w:firstLine="0"/>
        <w:rPr>
          <w:ins w:id="1376" w:author="Windows User" w:date="2019-10-02T11:04:00Z"/>
          <w:lang w:eastAsia="zh-TW"/>
        </w:rPr>
      </w:pPr>
    </w:p>
    <w:p w14:paraId="64C4D5C4" w14:textId="6BE381B8" w:rsidR="007B2AA5" w:rsidRPr="007B2AA5" w:rsidRDefault="007B2AA5">
      <w:pPr>
        <w:ind w:firstLine="0"/>
        <w:rPr>
          <w:ins w:id="1377" w:author="Windows User" w:date="2019-10-02T10:56:00Z"/>
          <w:lang w:eastAsia="zh-TW"/>
        </w:rPr>
      </w:pPr>
      <w:ins w:id="1378" w:author="Windows User" w:date="2019-10-02T11:04:00Z">
        <w:r w:rsidRPr="007B2AA5">
          <w:rPr>
            <w:lang w:eastAsia="zh-TW"/>
          </w:rPr>
          <w:t>Spectral bands importance for tree species classification task is estimated using recursive feature elimination(RFE) procedure for the case of the best performing algorithm on cross-validation, which is RF classifier with</w:t>
        </w:r>
      </w:ins>
      <w:ins w:id="1379" w:author="Windows User" w:date="2019-10-02T11:05:00Z">
        <w:r>
          <w:rPr>
            <w:lang w:eastAsia="zh-TW"/>
          </w:rPr>
          <w:t xml:space="preserve"> </w:t>
        </w:r>
      </w:ins>
      <w:proofErr w:type="spellStart"/>
      <w:ins w:id="1380" w:author="Windows User" w:date="2019-10-02T11:04:00Z">
        <w:r w:rsidRPr="007B2AA5">
          <w:rPr>
            <w:lang w:eastAsia="zh-TW"/>
          </w:rPr>
          <w:t>upsampling</w:t>
        </w:r>
        <w:proofErr w:type="spellEnd"/>
        <w:r w:rsidRPr="007B2AA5">
          <w:rPr>
            <w:lang w:eastAsia="zh-TW"/>
          </w:rPr>
          <w:t xml:space="preserve"> of</w:t>
        </w:r>
      </w:ins>
      <w:ins w:id="1381" w:author="Windows User" w:date="2019-10-02T11:05:00Z">
        <w:r>
          <w:rPr>
            <w:lang w:eastAsia="zh-TW"/>
          </w:rPr>
          <w:t xml:space="preserve"> </w:t>
        </w:r>
      </w:ins>
      <w:ins w:id="1382" w:author="Windows User" w:date="2019-10-02T11:04:00Z">
        <w:r w:rsidRPr="007B2AA5">
          <w:rPr>
            <w:lang w:eastAsia="zh-TW"/>
          </w:rPr>
          <w:t>Fir</w:t>
        </w:r>
      </w:ins>
      <w:ins w:id="1383" w:author="Windows User" w:date="2019-10-02T11:05:00Z">
        <w:r>
          <w:rPr>
            <w:lang w:eastAsia="zh-TW"/>
          </w:rPr>
          <w:t xml:space="preserve"> </w:t>
        </w:r>
      </w:ins>
      <w:ins w:id="1384" w:author="Windows User" w:date="2019-10-02T11:04:00Z">
        <w:r w:rsidRPr="007B2AA5">
          <w:rPr>
            <w:lang w:eastAsia="zh-TW"/>
          </w:rPr>
          <w:t>samples using 1.0 m radius circle area of a tree crown for features extraction according to the</w:t>
        </w:r>
      </w:ins>
      <w:ins w:id="1385" w:author="Windows User" w:date="2019-10-02T11:05:00Z">
        <w:r>
          <w:rPr>
            <w:lang w:eastAsia="zh-TW"/>
          </w:rPr>
          <w:t xml:space="preserve"> </w:t>
        </w:r>
      </w:ins>
      <w:ins w:id="1386" w:author="Windows User" w:date="2019-10-02T11:04:00Z">
        <w:r w:rsidRPr="007B2AA5">
          <w:rPr>
            <w:lang w:eastAsia="zh-TW"/>
          </w:rPr>
          <w:t>experiments described above.  RFE allows to rank features according to their importance for classification, hence,</w:t>
        </w:r>
      </w:ins>
      <w:ins w:id="1387" w:author="Windows User" w:date="2019-10-02T13:52:00Z">
        <w:r w:rsidR="00D230C9">
          <w:rPr>
            <w:lang w:eastAsia="zh-TW"/>
          </w:rPr>
          <w:t xml:space="preserve"> </w:t>
        </w:r>
      </w:ins>
      <w:ins w:id="1388" w:author="Windows User" w:date="2019-10-02T11:04:00Z">
        <w:r w:rsidRPr="007B2AA5">
          <w:rPr>
            <w:lang w:eastAsia="zh-TW"/>
          </w:rPr>
          <w:t>it is possible to estimate importance of the corresponding spectral bands.  Figure 12 (left) demonstrates how</w:t>
        </w:r>
      </w:ins>
      <w:ins w:id="1389" w:author="Windows User" w:date="2019-10-02T11:05:00Z">
        <w:r>
          <w:rPr>
            <w:lang w:eastAsia="zh-TW"/>
          </w:rPr>
          <w:t xml:space="preserve"> </w:t>
        </w:r>
      </w:ins>
      <w:ins w:id="1390" w:author="Windows User" w:date="2019-10-02T11:04:00Z">
        <w:r w:rsidRPr="007B2AA5">
          <w:rPr>
            <w:lang w:eastAsia="zh-TW"/>
          </w:rPr>
          <w:t>classification accuracy changes on 10-fold cross-validation when increasing the number of the most important</w:t>
        </w:r>
      </w:ins>
      <w:ins w:id="1391" w:author="Windows User" w:date="2019-10-02T11:05:00Z">
        <w:r>
          <w:rPr>
            <w:lang w:eastAsia="zh-TW"/>
          </w:rPr>
          <w:t xml:space="preserve"> </w:t>
        </w:r>
      </w:ins>
      <w:ins w:id="1392" w:author="Windows User" w:date="2019-10-02T11:04:00Z">
        <w:r>
          <w:rPr>
            <w:lang w:eastAsia="zh-TW"/>
          </w:rPr>
          <w:t xml:space="preserve">features from RFE </w:t>
        </w:r>
        <w:r w:rsidRPr="007B2AA5">
          <w:rPr>
            <w:lang w:eastAsia="zh-TW"/>
          </w:rPr>
          <w:t>procedure u</w:t>
        </w:r>
        <w:r>
          <w:rPr>
            <w:lang w:eastAsia="zh-TW"/>
          </w:rPr>
          <w:t xml:space="preserve">sed for classification.   In order </w:t>
        </w:r>
        <w:r w:rsidRPr="007B2AA5">
          <w:rPr>
            <w:lang w:eastAsia="zh-TW"/>
          </w:rPr>
          <w:t>to</w:t>
        </w:r>
        <w:r>
          <w:rPr>
            <w:lang w:eastAsia="zh-TW"/>
          </w:rPr>
          <w:t xml:space="preserve"> estimate </w:t>
        </w:r>
        <w:r w:rsidRPr="007B2AA5">
          <w:rPr>
            <w:lang w:eastAsia="zh-TW"/>
          </w:rPr>
          <w:t>relative feature</w:t>
        </w:r>
        <w:r>
          <w:rPr>
            <w:lang w:eastAsia="zh-TW"/>
          </w:rPr>
          <w:t xml:space="preserve"> importance </w:t>
        </w:r>
        <w:r w:rsidRPr="007B2AA5">
          <w:rPr>
            <w:lang w:eastAsia="zh-TW"/>
          </w:rPr>
          <w:t>values</w:t>
        </w:r>
      </w:ins>
      <w:ins w:id="1393" w:author="Windows User" w:date="2019-10-02T11:05:00Z">
        <w:r>
          <w:rPr>
            <w:lang w:eastAsia="zh-TW"/>
          </w:rPr>
          <w:t xml:space="preserve"> </w:t>
        </w:r>
      </w:ins>
      <w:ins w:id="1394" w:author="Windows User" w:date="2019-10-02T11:04:00Z">
        <w:r w:rsidRPr="007B2AA5">
          <w:rPr>
            <w:lang w:eastAsia="zh-TW"/>
          </w:rPr>
          <w:t>corresponding to different spectral bands, features importance values from one run of RF classifier with the most</w:t>
        </w:r>
      </w:ins>
      <w:ins w:id="1395" w:author="Windows User" w:date="2019-10-02T11:05:00Z">
        <w:r>
          <w:rPr>
            <w:lang w:eastAsia="zh-TW"/>
          </w:rPr>
          <w:t xml:space="preserve"> </w:t>
        </w:r>
      </w:ins>
      <w:ins w:id="1396" w:author="Windows User" w:date="2019-10-02T11:04:00Z">
        <w:r w:rsidRPr="007B2AA5">
          <w:rPr>
            <w:lang w:eastAsia="zh-TW"/>
          </w:rPr>
          <w:t>optimal settings are shown in Figure 12 (right).  These features importance values may slightly vary from run</w:t>
        </w:r>
      </w:ins>
      <w:ins w:id="1397" w:author="Windows User" w:date="2019-10-02T13:52:00Z">
        <w:r w:rsidR="00D230C9">
          <w:rPr>
            <w:lang w:eastAsia="zh-TW"/>
          </w:rPr>
          <w:t xml:space="preserve"> </w:t>
        </w:r>
      </w:ins>
      <w:ins w:id="1398" w:author="Windows User" w:date="2019-10-02T11:04:00Z">
        <w:r w:rsidRPr="007B2AA5">
          <w:rPr>
            <w:lang w:eastAsia="zh-TW"/>
          </w:rPr>
          <w:t>to run of RF algorithm since it is a stochastic process, but the general pattern and the ordering stay always the</w:t>
        </w:r>
      </w:ins>
      <w:ins w:id="1399" w:author="Windows User" w:date="2019-10-02T13:52:00Z">
        <w:r w:rsidR="00D230C9">
          <w:rPr>
            <w:lang w:eastAsia="zh-TW"/>
          </w:rPr>
          <w:t xml:space="preserve"> </w:t>
        </w:r>
      </w:ins>
      <w:ins w:id="1400" w:author="Windows User" w:date="2019-10-02T11:04:00Z">
        <w:r w:rsidRPr="007B2AA5">
          <w:rPr>
            <w:lang w:eastAsia="zh-TW"/>
          </w:rPr>
          <w:t>same for the first 6-9 most important spectral bands.</w:t>
        </w:r>
      </w:ins>
      <w:ins w:id="1401" w:author="Windows User" w:date="2019-10-02T13:52:00Z">
        <w:r w:rsidR="00D230C9">
          <w:rPr>
            <w:lang w:eastAsia="zh-TW"/>
          </w:rPr>
          <w:t xml:space="preserve"> </w:t>
        </w:r>
      </w:ins>
      <w:ins w:id="1402" w:author="Windows User" w:date="2019-10-02T11:04:00Z">
        <w:r w:rsidRPr="007B2AA5">
          <w:rPr>
            <w:lang w:eastAsia="zh-TW"/>
          </w:rPr>
          <w:t>RF algorithm with the most optimal settings defined above was chosen to make final tree species classification</w:t>
        </w:r>
      </w:ins>
      <w:ins w:id="1403" w:author="Windows User" w:date="2019-10-02T13:52:00Z">
        <w:r w:rsidR="00D230C9">
          <w:rPr>
            <w:lang w:eastAsia="zh-TW"/>
          </w:rPr>
          <w:t xml:space="preserve"> </w:t>
        </w:r>
      </w:ins>
      <w:ins w:id="1404" w:author="Windows User" w:date="2019-10-02T11:04:00Z">
        <w:r w:rsidRPr="007B2AA5">
          <w:rPr>
            <w:lang w:eastAsia="zh-TW"/>
          </w:rPr>
          <w:t>maps in four test polygons.  Firstly, individual trees were identified using the approach described in Section 2.4.</w:t>
        </w:r>
      </w:ins>
      <w:ins w:id="1405" w:author="Windows User" w:date="2019-10-02T13:52:00Z">
        <w:r w:rsidR="00D230C9">
          <w:rPr>
            <w:lang w:eastAsia="zh-TW"/>
          </w:rPr>
          <w:t xml:space="preserve"> </w:t>
        </w:r>
      </w:ins>
      <w:ins w:id="1406" w:author="Windows User" w:date="2019-10-02T11:04:00Z">
        <w:r w:rsidRPr="007B2AA5">
          <w:rPr>
            <w:lang w:eastAsia="zh-TW"/>
          </w:rPr>
          <w:t>Around 70% of the reference trees were detected in 1.5 m far-off the real tree tops.  For all of the detected trees in</w:t>
        </w:r>
      </w:ins>
      <w:ins w:id="1407" w:author="Windows User" w:date="2019-10-02T13:52:00Z">
        <w:r w:rsidR="00D230C9">
          <w:rPr>
            <w:lang w:eastAsia="zh-TW"/>
          </w:rPr>
          <w:t xml:space="preserve"> </w:t>
        </w:r>
      </w:ins>
      <w:ins w:id="1408" w:author="Windows User" w:date="2019-10-02T11:04:00Z">
        <w:r w:rsidRPr="007B2AA5">
          <w:rPr>
            <w:lang w:eastAsia="zh-TW"/>
          </w:rPr>
          <w:t>four test polygons, RF classifier with the most optimal settings retrained on the full reference trees dataset was</w:t>
        </w:r>
      </w:ins>
      <w:ins w:id="1409" w:author="Windows User" w:date="2019-10-02T13:52:00Z">
        <w:r w:rsidR="00D230C9">
          <w:rPr>
            <w:lang w:eastAsia="zh-TW"/>
          </w:rPr>
          <w:t xml:space="preserve"> </w:t>
        </w:r>
      </w:ins>
      <w:ins w:id="1410" w:author="Windows User" w:date="2019-10-02T11:04:00Z">
        <w:r w:rsidRPr="007B2AA5">
          <w:rPr>
            <w:lang w:eastAsia="zh-TW"/>
          </w:rPr>
          <w:t xml:space="preserve">applied calculating </w:t>
        </w:r>
        <w:r w:rsidRPr="007B2AA5">
          <w:rPr>
            <w:lang w:eastAsia="zh-TW"/>
          </w:rPr>
          <w:lastRenderedPageBreak/>
          <w:t>hyperspectral features in the same way as it was described in Section 2.5.  Table 5 contains the</w:t>
        </w:r>
      </w:ins>
      <w:ins w:id="1411" w:author="Windows User" w:date="2019-10-02T13:52:00Z">
        <w:r w:rsidR="00D230C9">
          <w:rPr>
            <w:lang w:eastAsia="zh-TW"/>
          </w:rPr>
          <w:t xml:space="preserve"> </w:t>
        </w:r>
      </w:ins>
      <w:ins w:id="1412" w:author="Windows User" w:date="2019-10-02T11:04:00Z">
        <w:r w:rsidRPr="007B2AA5">
          <w:rPr>
            <w:lang w:eastAsia="zh-TW"/>
          </w:rPr>
          <w:t>numbers of the detected tree species in each test polygon as well as the mean probabilities of the classification,</w:t>
        </w:r>
      </w:ins>
      <w:ins w:id="1413" w:author="Windows User" w:date="2019-10-02T13:49:00Z">
        <w:r w:rsidR="00E61D65">
          <w:rPr>
            <w:lang w:eastAsia="zh-TW"/>
          </w:rPr>
          <w:t xml:space="preserve"> </w:t>
        </w:r>
      </w:ins>
      <w:ins w:id="1414" w:author="Windows User" w:date="2019-10-02T11:04:00Z">
        <w:r w:rsidRPr="007B2AA5">
          <w:rPr>
            <w:lang w:eastAsia="zh-TW"/>
          </w:rPr>
          <w:t xml:space="preserve">which represent a confidence of the classifier when making tree </w:t>
        </w:r>
      </w:ins>
      <w:ins w:id="1415" w:author="Windows User" w:date="2019-10-02T13:52:00Z">
        <w:r w:rsidR="00D230C9" w:rsidRPr="007B2AA5">
          <w:rPr>
            <w:lang w:eastAsia="zh-TW"/>
          </w:rPr>
          <w:t>species</w:t>
        </w:r>
      </w:ins>
      <w:ins w:id="1416" w:author="Windows User" w:date="2019-10-02T11:04:00Z">
        <w:r w:rsidRPr="007B2AA5">
          <w:rPr>
            <w:lang w:eastAsia="zh-TW"/>
          </w:rPr>
          <w:t xml:space="preserve"> prediction, and their standard deviations.</w:t>
        </w:r>
      </w:ins>
      <w:ins w:id="1417" w:author="Windows User" w:date="2019-10-02T13:52:00Z">
        <w:r w:rsidR="00D230C9">
          <w:rPr>
            <w:lang w:eastAsia="zh-TW"/>
          </w:rPr>
          <w:t xml:space="preserve"> </w:t>
        </w:r>
      </w:ins>
      <w:ins w:id="1418" w:author="Windows User" w:date="2019-10-02T11:04:00Z">
        <w:r w:rsidRPr="007B2AA5">
          <w:rPr>
            <w:lang w:eastAsia="zh-TW"/>
          </w:rPr>
          <w:t>A visual example of trees detection and classification results is presented in Figure</w:t>
        </w:r>
      </w:ins>
    </w:p>
    <w:p w14:paraId="56C82814" w14:textId="62287EE8" w:rsidR="003A687E" w:rsidDel="003D4208" w:rsidRDefault="003A687E">
      <w:pPr>
        <w:ind w:firstLine="0"/>
        <w:rPr>
          <w:del w:id="1419" w:author="Windows User" w:date="2019-09-30T00:03:00Z"/>
          <w:lang w:eastAsia="zh-TW"/>
        </w:rPr>
        <w:pPrChange w:id="1420" w:author="Windows User" w:date="2019-10-02T10:56:00Z">
          <w:pPr/>
        </w:pPrChange>
      </w:pPr>
      <w:del w:id="1421" w:author="Windows User" w:date="2019-09-30T00:03:00Z">
        <w:r w:rsidRPr="00537E19" w:rsidDel="003D4208">
          <w:delText xml:space="preserve">Tables with a moderate amount of information should be positioned within one column. Tables, </w:delText>
        </w:r>
        <w:r w:rsidDel="003D4208">
          <w:rPr>
            <w:rFonts w:hint="eastAsia"/>
            <w:lang w:eastAsia="zh-TW"/>
          </w:rPr>
          <w:delText>figure</w:delText>
        </w:r>
        <w:r w:rsidRPr="00537E19" w:rsidDel="003D4208">
          <w:delText>s or pictures with large amounts of information</w:delText>
        </w:r>
        <w:r w:rsidDel="003D4208">
          <w:rPr>
            <w:rFonts w:hint="eastAsia"/>
            <w:lang w:eastAsia="zh-TW"/>
          </w:rPr>
          <w:delText xml:space="preserve"> or size</w:delText>
        </w:r>
        <w:r w:rsidRPr="00537E19" w:rsidDel="003D4208">
          <w:delText xml:space="preserve"> may extend across two columns.</w:delText>
        </w:r>
      </w:del>
    </w:p>
    <w:p w14:paraId="57B65E7B" w14:textId="46997102" w:rsidR="008B250B" w:rsidDel="003D4208" w:rsidRDefault="008B250B">
      <w:pPr>
        <w:ind w:firstLine="0"/>
        <w:rPr>
          <w:del w:id="1422" w:author="Windows User" w:date="2019-09-30T00:03:00Z"/>
          <w:lang w:eastAsia="zh-TW"/>
        </w:rPr>
        <w:pPrChange w:id="1423" w:author="Windows User" w:date="2019-10-02T10:56:00Z">
          <w:pPr/>
        </w:pPrChange>
      </w:pPr>
    </w:p>
    <w:p w14:paraId="0A537F03" w14:textId="6FAB5D9C" w:rsidR="003A687E" w:rsidRPr="003A687E" w:rsidDel="003D4208" w:rsidRDefault="003A687E">
      <w:pPr>
        <w:ind w:firstLine="0"/>
        <w:rPr>
          <w:del w:id="1424" w:author="Windows User" w:date="2019-09-30T00:03:00Z"/>
          <w:i/>
        </w:rPr>
      </w:pPr>
      <w:del w:id="1425" w:author="Windows User" w:date="2019-09-30T00:03:00Z">
        <w:r w:rsidDel="003D4208">
          <w:rPr>
            <w:rFonts w:hint="eastAsia"/>
            <w:i/>
            <w:lang w:eastAsia="zh-TW"/>
          </w:rPr>
          <w:delText>3</w:delText>
        </w:r>
        <w:r w:rsidRPr="003A687E" w:rsidDel="003D4208">
          <w:rPr>
            <w:i/>
          </w:rPr>
          <w:delText>.</w:delText>
        </w:r>
        <w:r w:rsidDel="003D4208">
          <w:rPr>
            <w:rFonts w:hint="eastAsia"/>
            <w:i/>
            <w:lang w:eastAsia="zh-TW"/>
          </w:rPr>
          <w:delText>4</w:delText>
        </w:r>
        <w:r w:rsidRPr="003A687E" w:rsidDel="003D4208">
          <w:rPr>
            <w:i/>
          </w:rPr>
          <w:delText xml:space="preserve"> Page Numbers</w:delText>
        </w:r>
      </w:del>
    </w:p>
    <w:p w14:paraId="403C3FE6" w14:textId="6F7323CC" w:rsidR="003A687E" w:rsidRPr="00537E19" w:rsidDel="003D4208" w:rsidRDefault="003A687E">
      <w:pPr>
        <w:ind w:firstLine="0"/>
        <w:rPr>
          <w:del w:id="1426" w:author="Windows User" w:date="2019-09-30T00:03:00Z"/>
        </w:rPr>
        <w:pPrChange w:id="1427" w:author="Windows User" w:date="2019-10-02T10:56:00Z">
          <w:pPr/>
        </w:pPrChange>
      </w:pPr>
      <w:del w:id="1428" w:author="Windows User" w:date="2019-09-30T00:03:00Z">
        <w:r w:rsidRPr="00537E19" w:rsidDel="003D4208">
          <w:delText>Indicate page number at the bottom of each page.</w:delText>
        </w:r>
      </w:del>
    </w:p>
    <w:p w14:paraId="626C4207" w14:textId="0A7215BA" w:rsidR="007139C4" w:rsidDel="003D4208" w:rsidRDefault="007139C4">
      <w:pPr>
        <w:ind w:firstLine="0"/>
        <w:rPr>
          <w:del w:id="1429" w:author="Windows User" w:date="2019-09-30T00:03:00Z"/>
          <w:lang w:eastAsia="zh-TW"/>
        </w:rPr>
      </w:pPr>
    </w:p>
    <w:p w14:paraId="6E2E00D3" w14:textId="0EFDD912" w:rsidR="00785880" w:rsidRPr="00942523" w:rsidDel="006A2AE4" w:rsidRDefault="00942523">
      <w:pPr>
        <w:ind w:firstLine="0"/>
        <w:rPr>
          <w:del w:id="1430" w:author="Windows User" w:date="2019-10-01T17:58:00Z"/>
          <w:rStyle w:val="apple-converted-space"/>
          <w:b/>
          <w:i/>
          <w:lang w:eastAsia="zh-TW"/>
        </w:rPr>
      </w:pPr>
      <w:bookmarkStart w:id="1431" w:name="31000"/>
      <w:bookmarkEnd w:id="1431"/>
      <w:del w:id="1432" w:author="Windows User" w:date="2019-10-01T17:58:00Z">
        <w:r w:rsidDel="006A2AE4">
          <w:rPr>
            <w:rStyle w:val="af1"/>
            <w:rFonts w:hint="eastAsia"/>
            <w:b/>
            <w:bCs/>
            <w:i w:val="0"/>
            <w:lang w:eastAsia="zh-TW"/>
          </w:rPr>
          <w:delText>4</w:delText>
        </w:r>
        <w:r w:rsidR="00785880" w:rsidRPr="00942523" w:rsidDel="006A2AE4">
          <w:rPr>
            <w:rStyle w:val="af1"/>
            <w:rFonts w:hint="eastAsia"/>
            <w:b/>
            <w:bCs/>
            <w:i w:val="0"/>
            <w:lang w:eastAsia="zh-TW"/>
          </w:rPr>
          <w:delText xml:space="preserve">. </w:delText>
        </w:r>
        <w:r w:rsidR="00802498" w:rsidRPr="00942523" w:rsidDel="006A2AE4">
          <w:rPr>
            <w:rStyle w:val="af1"/>
            <w:b/>
            <w:bCs/>
            <w:i w:val="0"/>
          </w:rPr>
          <w:delText>Results</w:delText>
        </w:r>
        <w:r w:rsidR="00802498" w:rsidRPr="00942523" w:rsidDel="006A2AE4">
          <w:rPr>
            <w:rStyle w:val="apple-converted-space"/>
            <w:b/>
            <w:i/>
          </w:rPr>
          <w:delText> </w:delText>
        </w:r>
      </w:del>
    </w:p>
    <w:p w14:paraId="75E28946" w14:textId="4F6A6D52" w:rsidR="00802498" w:rsidRPr="00802498" w:rsidDel="006A2AE4" w:rsidRDefault="00802498">
      <w:pPr>
        <w:ind w:firstLineChars="142"/>
        <w:rPr>
          <w:del w:id="1433" w:author="Windows User" w:date="2019-10-01T17:58:00Z"/>
        </w:rPr>
      </w:pPr>
      <w:del w:id="1434" w:author="Windows User" w:date="2019-10-01T17:58:00Z">
        <w:r w:rsidRPr="00802498" w:rsidDel="006A2AE4">
          <w:delText>Results should be clear and concise.</w:delText>
        </w:r>
      </w:del>
    </w:p>
    <w:p w14:paraId="0EB92E8E" w14:textId="77777777" w:rsidR="00785880" w:rsidRDefault="00785880">
      <w:pPr>
        <w:ind w:firstLine="0"/>
        <w:rPr>
          <w:rStyle w:val="af1"/>
          <w:b/>
          <w:bCs/>
          <w:lang w:eastAsia="zh-TW"/>
        </w:rPr>
        <w:pPrChange w:id="1435" w:author="Windows User" w:date="2019-10-02T10:56:00Z">
          <w:pPr/>
        </w:pPrChange>
      </w:pPr>
      <w:bookmarkStart w:id="1436" w:name="32000"/>
      <w:bookmarkEnd w:id="1436"/>
    </w:p>
    <w:p w14:paraId="713BB541" w14:textId="4378C748" w:rsidR="00785880" w:rsidRPr="00F51980" w:rsidRDefault="00942523">
      <w:pPr>
        <w:pStyle w:val="afb"/>
        <w:numPr>
          <w:ilvl w:val="0"/>
          <w:numId w:val="4"/>
        </w:numPr>
        <w:rPr>
          <w:rStyle w:val="apple-converted-space"/>
          <w:b/>
          <w:i/>
          <w:lang w:eastAsia="zh-TW"/>
        </w:rPr>
        <w:pPrChange w:id="1437" w:author="Windows User" w:date="2019-10-02T17:29:00Z">
          <w:pPr>
            <w:ind w:firstLine="0"/>
          </w:pPr>
        </w:pPrChange>
      </w:pPr>
      <w:del w:id="1438" w:author="Windows User" w:date="2019-10-02T17:29:00Z">
        <w:r w:rsidRPr="00F51980" w:rsidDel="00F51980">
          <w:rPr>
            <w:rStyle w:val="af1"/>
            <w:b/>
            <w:bCs/>
            <w:i w:val="0"/>
            <w:lang w:eastAsia="zh-TW"/>
          </w:rPr>
          <w:delText>5</w:delText>
        </w:r>
        <w:r w:rsidR="00785880" w:rsidRPr="00F51980" w:rsidDel="00F51980">
          <w:rPr>
            <w:rStyle w:val="af1"/>
            <w:b/>
            <w:bCs/>
            <w:i w:val="0"/>
            <w:lang w:eastAsia="zh-TW"/>
          </w:rPr>
          <w:delText xml:space="preserve">. </w:delText>
        </w:r>
      </w:del>
      <w:r w:rsidR="00802498" w:rsidRPr="00F51980">
        <w:rPr>
          <w:rStyle w:val="af1"/>
          <w:b/>
          <w:bCs/>
          <w:i w:val="0"/>
        </w:rPr>
        <w:t>Discussion</w:t>
      </w:r>
      <w:r w:rsidR="00802498" w:rsidRPr="00F51980">
        <w:rPr>
          <w:rStyle w:val="apple-converted-space"/>
          <w:b/>
          <w:i/>
        </w:rPr>
        <w:t> </w:t>
      </w:r>
    </w:p>
    <w:p w14:paraId="1AA57D3F" w14:textId="77777777" w:rsidR="00802498" w:rsidRPr="00802498" w:rsidRDefault="00802498" w:rsidP="00785880">
      <w:pPr>
        <w:ind w:firstLineChars="142"/>
      </w:pPr>
      <w:r w:rsidRPr="00802498">
        <w:t>This should explore the significance of the results of the work, not repeat them. A combined Results and Discussion section is often appropriate. Avoid extensive citations and discussion of published literature.</w:t>
      </w:r>
    </w:p>
    <w:p w14:paraId="59C28C76" w14:textId="77777777" w:rsidR="00802498" w:rsidRDefault="00802498" w:rsidP="00332410">
      <w:pPr>
        <w:pStyle w:val="IACSubheading"/>
        <w:rPr>
          <w:lang w:eastAsia="zh-TW"/>
        </w:rPr>
      </w:pPr>
    </w:p>
    <w:p w14:paraId="17937C03" w14:textId="4FB82FBC" w:rsidR="007E381E" w:rsidRDefault="007E381E">
      <w:pPr>
        <w:pStyle w:val="IACSubheading"/>
        <w:numPr>
          <w:ilvl w:val="0"/>
          <w:numId w:val="4"/>
        </w:numPr>
        <w:rPr>
          <w:rStyle w:val="apple-converted-space"/>
          <w:i/>
          <w:color w:val="505050"/>
          <w:u w:val="none"/>
          <w:shd w:val="clear" w:color="auto" w:fill="FFFFFF"/>
          <w:lang w:eastAsia="zh-TW"/>
        </w:rPr>
        <w:pPrChange w:id="1439" w:author="Windows User" w:date="2019-10-02T17:29:00Z">
          <w:pPr>
            <w:pStyle w:val="IACSubheading"/>
          </w:pPr>
        </w:pPrChange>
      </w:pPr>
      <w:del w:id="1440" w:author="Windows User" w:date="2019-10-02T17:29:00Z">
        <w:r w:rsidRPr="007E381E" w:rsidDel="00F51980">
          <w:rPr>
            <w:rStyle w:val="af1"/>
            <w:rFonts w:hint="eastAsia"/>
            <w:b/>
            <w:bCs/>
            <w:i w:val="0"/>
            <w:color w:val="505050"/>
            <w:u w:val="none"/>
            <w:shd w:val="clear" w:color="auto" w:fill="FFFFFF"/>
            <w:lang w:eastAsia="zh-TW"/>
          </w:rPr>
          <w:delText xml:space="preserve">6. </w:delText>
        </w:r>
      </w:del>
      <w:r w:rsidRPr="00727A99">
        <w:rPr>
          <w:rStyle w:val="af1"/>
          <w:b/>
          <w:bCs/>
          <w:i w:val="0"/>
          <w:u w:val="none"/>
          <w:shd w:val="clear" w:color="auto" w:fill="FFFFFF"/>
        </w:rPr>
        <w:t>Conclusions</w:t>
      </w:r>
      <w:r w:rsidRPr="007E381E">
        <w:rPr>
          <w:rStyle w:val="apple-converted-space"/>
          <w:i/>
          <w:color w:val="505050"/>
          <w:u w:val="none"/>
          <w:shd w:val="clear" w:color="auto" w:fill="FFFFFF"/>
        </w:rPr>
        <w:t> </w:t>
      </w:r>
    </w:p>
    <w:p w14:paraId="10093D35" w14:textId="77777777" w:rsidR="007E381E" w:rsidRPr="00727A99" w:rsidRDefault="007E381E" w:rsidP="007E381E">
      <w:pPr>
        <w:pStyle w:val="IACSubheading"/>
        <w:ind w:firstLineChars="142" w:firstLine="284"/>
        <w:rPr>
          <w:u w:val="none"/>
          <w:lang w:eastAsia="zh-TW"/>
        </w:rPr>
      </w:pPr>
      <w:r w:rsidRPr="00727A99">
        <w:rPr>
          <w:u w:val="none"/>
          <w:shd w:val="clear" w:color="auto" w:fill="FFFFFF"/>
        </w:rPr>
        <w:t>The main conclusions of the study may be presented in a short Conclusions section, which may stand alone or form a subsection of a Discussion or Results and Discussion section.</w:t>
      </w:r>
    </w:p>
    <w:p w14:paraId="4D7DE3FC" w14:textId="77777777" w:rsidR="007E381E" w:rsidRDefault="007E381E" w:rsidP="00332410">
      <w:pPr>
        <w:pStyle w:val="IACSubheading"/>
        <w:rPr>
          <w:u w:val="none"/>
          <w:lang w:eastAsia="zh-TW"/>
        </w:rPr>
      </w:pPr>
    </w:p>
    <w:p w14:paraId="71A00A31" w14:textId="77777777" w:rsidR="00C14C74" w:rsidRPr="00C14C74" w:rsidRDefault="00C14C74" w:rsidP="00332410">
      <w:pPr>
        <w:pStyle w:val="IACSubheading"/>
        <w:rPr>
          <w:b/>
          <w:u w:val="none"/>
          <w:lang w:eastAsia="zh-TW"/>
        </w:rPr>
      </w:pPr>
      <w:r>
        <w:rPr>
          <w:rFonts w:hint="eastAsia"/>
          <w:b/>
          <w:u w:val="none"/>
          <w:lang w:eastAsia="zh-TW"/>
        </w:rPr>
        <w:t xml:space="preserve">Acknowledgements </w:t>
      </w:r>
    </w:p>
    <w:p w14:paraId="23B3FD3A" w14:textId="77777777" w:rsidR="00C14C74" w:rsidRDefault="00C14C74" w:rsidP="00E03EA2">
      <w:pPr>
        <w:pStyle w:val="IACSubheading"/>
        <w:ind w:firstLineChars="142" w:firstLine="284"/>
        <w:jc w:val="both"/>
        <w:rPr>
          <w:u w:val="none"/>
          <w:lang w:eastAsia="zh-TW"/>
        </w:rPr>
      </w:pPr>
      <w:r>
        <w:rPr>
          <w:rFonts w:hint="eastAsia"/>
          <w:u w:val="none"/>
          <w:lang w:eastAsia="zh-TW"/>
        </w:rPr>
        <w:t xml:space="preserve">This section is not numbered. </w:t>
      </w:r>
    </w:p>
    <w:p w14:paraId="4B0664A0" w14:textId="77777777" w:rsidR="00C14C74" w:rsidRPr="00C14C74" w:rsidRDefault="00C14C74" w:rsidP="00332410">
      <w:pPr>
        <w:pStyle w:val="IACSubheading"/>
        <w:rPr>
          <w:b/>
          <w:u w:val="none"/>
          <w:lang w:eastAsia="zh-TW"/>
        </w:rPr>
      </w:pPr>
    </w:p>
    <w:p w14:paraId="4F4F1DB3" w14:textId="77777777" w:rsidR="00C14C74" w:rsidRDefault="00C14C74" w:rsidP="00332410">
      <w:pPr>
        <w:pStyle w:val="IACSubheading"/>
        <w:rPr>
          <w:b/>
          <w:u w:val="none"/>
          <w:lang w:eastAsia="zh-TW"/>
        </w:rPr>
      </w:pPr>
      <w:r>
        <w:rPr>
          <w:rFonts w:hint="eastAsia"/>
          <w:b/>
          <w:u w:val="none"/>
          <w:lang w:eastAsia="zh-TW"/>
        </w:rPr>
        <w:t>Appendix A</w:t>
      </w:r>
      <w:r w:rsidR="00E03EA2">
        <w:rPr>
          <w:rFonts w:hint="eastAsia"/>
          <w:b/>
          <w:u w:val="none"/>
          <w:lang w:eastAsia="zh-TW"/>
        </w:rPr>
        <w:t xml:space="preserve"> (Title)</w:t>
      </w:r>
    </w:p>
    <w:p w14:paraId="2933321F" w14:textId="77777777" w:rsidR="00E03EA2" w:rsidRDefault="00E03EA2" w:rsidP="00E03EA2">
      <w:pPr>
        <w:pStyle w:val="IACSubheading"/>
        <w:ind w:firstLineChars="142" w:firstLine="284"/>
        <w:rPr>
          <w:u w:val="none"/>
          <w:lang w:eastAsia="zh-TW"/>
        </w:rPr>
      </w:pPr>
      <w:r>
        <w:rPr>
          <w:rFonts w:hint="eastAsia"/>
          <w:u w:val="none"/>
          <w:lang w:eastAsia="zh-TW"/>
        </w:rPr>
        <w:t>This section is not numbered.</w:t>
      </w:r>
    </w:p>
    <w:p w14:paraId="2C169DCA" w14:textId="77777777" w:rsidR="00C14C74" w:rsidRDefault="00C14C74" w:rsidP="00332410">
      <w:pPr>
        <w:pStyle w:val="IACSubheading"/>
        <w:rPr>
          <w:b/>
          <w:u w:val="none"/>
          <w:lang w:eastAsia="zh-TW"/>
        </w:rPr>
      </w:pPr>
      <w:r>
        <w:rPr>
          <w:rFonts w:hint="eastAsia"/>
          <w:b/>
          <w:u w:val="none"/>
          <w:lang w:eastAsia="zh-TW"/>
        </w:rPr>
        <w:t>Appendix B</w:t>
      </w:r>
      <w:r w:rsidR="00E03EA2">
        <w:rPr>
          <w:rFonts w:hint="eastAsia"/>
          <w:b/>
          <w:u w:val="none"/>
          <w:lang w:eastAsia="zh-TW"/>
        </w:rPr>
        <w:t xml:space="preserve"> (Title)</w:t>
      </w:r>
    </w:p>
    <w:p w14:paraId="7AB00FA4" w14:textId="77777777" w:rsidR="00E03EA2" w:rsidRDefault="00E03EA2" w:rsidP="00E03EA2">
      <w:pPr>
        <w:pStyle w:val="IACSubheading"/>
        <w:ind w:firstLineChars="142" w:firstLine="284"/>
        <w:rPr>
          <w:u w:val="none"/>
          <w:lang w:eastAsia="zh-TW"/>
        </w:rPr>
      </w:pPr>
      <w:r>
        <w:rPr>
          <w:rFonts w:hint="eastAsia"/>
          <w:u w:val="none"/>
          <w:lang w:eastAsia="zh-TW"/>
        </w:rPr>
        <w:t>This section is not numbered.</w:t>
      </w:r>
    </w:p>
    <w:p w14:paraId="4F550ECC" w14:textId="77777777" w:rsidR="00C14C74" w:rsidRPr="00E03EA2" w:rsidRDefault="00E03EA2" w:rsidP="00332410">
      <w:pPr>
        <w:pStyle w:val="IACSubheading"/>
        <w:rPr>
          <w:b/>
          <w:u w:val="none"/>
          <w:lang w:eastAsia="zh-TW"/>
        </w:rPr>
      </w:pPr>
      <w:r w:rsidRPr="00E03EA2">
        <w:rPr>
          <w:rFonts w:hint="eastAsia"/>
          <w:b/>
          <w:u w:val="none"/>
          <w:lang w:eastAsia="zh-TW"/>
        </w:rPr>
        <w:t>Etc.</w:t>
      </w:r>
    </w:p>
    <w:p w14:paraId="0D258AA5" w14:textId="77777777" w:rsidR="007B07EA" w:rsidRPr="00537E19" w:rsidRDefault="007B07EA" w:rsidP="0037559C">
      <w:pPr>
        <w:ind w:firstLine="0"/>
      </w:pPr>
    </w:p>
    <w:p w14:paraId="744489F2" w14:textId="77777777" w:rsidR="007B07EA" w:rsidRDefault="007B07EA" w:rsidP="00332410">
      <w:pPr>
        <w:pStyle w:val="IACSubheading"/>
        <w:rPr>
          <w:b/>
          <w:u w:val="none"/>
          <w:lang w:eastAsia="zh-TW"/>
        </w:rPr>
      </w:pPr>
      <w:r w:rsidRPr="00C14C74">
        <w:rPr>
          <w:b/>
          <w:u w:val="none"/>
        </w:rPr>
        <w:t>References</w:t>
      </w:r>
    </w:p>
    <w:p w14:paraId="046CF6FD" w14:textId="77777777" w:rsidR="002E6857" w:rsidRDefault="002E6857" w:rsidP="00332410">
      <w:pPr>
        <w:pStyle w:val="IACSubheading"/>
        <w:rPr>
          <w:b/>
          <w:u w:val="none"/>
          <w:lang w:eastAsia="zh-TW"/>
        </w:rPr>
      </w:pPr>
    </w:p>
    <w:p w14:paraId="634BF4F1" w14:textId="0186A2B1" w:rsidR="00F26663" w:rsidDel="00CE039C" w:rsidRDefault="00F26663" w:rsidP="00F26663">
      <w:pPr>
        <w:ind w:firstLine="0"/>
        <w:rPr>
          <w:del w:id="1441" w:author="Windows User" w:date="2019-10-02T11:34:00Z"/>
          <w:rStyle w:val="apple-converted-space"/>
          <w:shd w:val="clear" w:color="auto" w:fill="FFFFFF"/>
          <w:lang w:eastAsia="zh-TW"/>
        </w:rPr>
      </w:pPr>
      <w:del w:id="1442" w:author="Windows User" w:date="2019-10-02T11:34:00Z">
        <w:r w:rsidDel="00CE039C">
          <w:rPr>
            <w:rStyle w:val="af1"/>
            <w:rFonts w:hint="eastAsia"/>
            <w:shd w:val="clear" w:color="auto" w:fill="FFFFFF"/>
            <w:lang w:eastAsia="zh-TW"/>
          </w:rPr>
          <w:delText>In the t</w:delText>
        </w:r>
        <w:r w:rsidRPr="00F26663" w:rsidDel="00CE039C">
          <w:rPr>
            <w:rStyle w:val="af1"/>
            <w:shd w:val="clear" w:color="auto" w:fill="FFFFFF"/>
          </w:rPr>
          <w:delText>ext</w:delText>
        </w:r>
        <w:r w:rsidRPr="00F26663" w:rsidDel="00CE039C">
          <w:rPr>
            <w:rStyle w:val="apple-converted-space"/>
            <w:shd w:val="clear" w:color="auto" w:fill="FFFFFF"/>
          </w:rPr>
          <w:delText> </w:delText>
        </w:r>
      </w:del>
    </w:p>
    <w:p w14:paraId="7400A1C1" w14:textId="560C268E" w:rsidR="00F26663" w:rsidDel="00CE039C" w:rsidRDefault="00F26663" w:rsidP="00F26663">
      <w:pPr>
        <w:ind w:firstLineChars="142"/>
        <w:rPr>
          <w:del w:id="1443" w:author="Windows User" w:date="2019-10-02T11:34:00Z"/>
          <w:shd w:val="clear" w:color="auto" w:fill="FFFFFF"/>
          <w:lang w:eastAsia="zh-TW"/>
        </w:rPr>
      </w:pPr>
      <w:del w:id="1444" w:author="Windows User" w:date="2019-10-02T11:34:00Z">
        <w:r w:rsidRPr="00F26663" w:rsidDel="00CE039C">
          <w:rPr>
            <w:shd w:val="clear" w:color="auto" w:fill="FFFFFF"/>
          </w:rPr>
          <w:delText>Indicate references by number(s) in square brackets in line with the text. The actual authors can be referred to, but the reference number(s) must always be given.</w:delText>
        </w:r>
      </w:del>
    </w:p>
    <w:p w14:paraId="574A7202" w14:textId="6231EC82" w:rsidR="00F26663" w:rsidDel="00CE039C" w:rsidRDefault="00F26663" w:rsidP="00F26663">
      <w:pPr>
        <w:ind w:firstLineChars="142"/>
        <w:rPr>
          <w:del w:id="1445" w:author="Windows User" w:date="2019-10-02T11:34:00Z"/>
          <w:shd w:val="clear" w:color="auto" w:fill="FFFFFF"/>
          <w:lang w:eastAsia="zh-TW"/>
        </w:rPr>
      </w:pPr>
      <w:del w:id="1446" w:author="Windows User" w:date="2019-10-02T11:34:00Z">
        <w:r w:rsidRPr="00F26663" w:rsidDel="00CE039C">
          <w:rPr>
            <w:shd w:val="clear" w:color="auto" w:fill="FFFFFF"/>
          </w:rPr>
          <w:delText xml:space="preserve">Example: </w:delText>
        </w:r>
        <w:r w:rsidDel="00CE039C">
          <w:rPr>
            <w:shd w:val="clear" w:color="auto" w:fill="FFFFFF"/>
            <w:lang w:eastAsia="zh-TW"/>
          </w:rPr>
          <w:delText>“</w:delText>
        </w:r>
        <w:r w:rsidRPr="00F26663" w:rsidDel="00CE039C">
          <w:rPr>
            <w:shd w:val="clear" w:color="auto" w:fill="FFFFFF"/>
          </w:rPr>
          <w:delText>..... as demonstrated [3,6]. Barnaby and Jones [8] obtained a different result ....</w:delText>
        </w:r>
        <w:r w:rsidDel="00CE039C">
          <w:rPr>
            <w:shd w:val="clear" w:color="auto" w:fill="FFFFFF"/>
            <w:lang w:eastAsia="zh-TW"/>
          </w:rPr>
          <w:delText>”</w:delText>
        </w:r>
      </w:del>
    </w:p>
    <w:p w14:paraId="5E048B2B" w14:textId="108B4269" w:rsidR="00F26663" w:rsidDel="00CE039C" w:rsidRDefault="00F26663" w:rsidP="00F26663">
      <w:pPr>
        <w:ind w:firstLineChars="142"/>
        <w:rPr>
          <w:del w:id="1447" w:author="Windows User" w:date="2019-10-02T11:34:00Z"/>
          <w:rStyle w:val="apple-converted-space"/>
          <w:shd w:val="clear" w:color="auto" w:fill="FFFFFF"/>
          <w:lang w:eastAsia="zh-TW"/>
        </w:rPr>
      </w:pPr>
      <w:del w:id="1448" w:author="Windows User" w:date="2019-10-02T11:34:00Z">
        <w:r w:rsidRPr="00F26663" w:rsidDel="00CE039C">
          <w:rPr>
            <w:rStyle w:val="apple-converted-space"/>
            <w:shd w:val="clear" w:color="auto" w:fill="FFFFFF"/>
          </w:rPr>
          <w:delText> </w:delText>
        </w:r>
        <w:r w:rsidRPr="00F26663" w:rsidDel="00CE039C">
          <w:br/>
        </w:r>
        <w:r w:rsidRPr="00F26663" w:rsidDel="00CE039C">
          <w:rPr>
            <w:rStyle w:val="af1"/>
            <w:shd w:val="clear" w:color="auto" w:fill="FFFFFF"/>
          </w:rPr>
          <w:delText>List</w:delText>
        </w:r>
        <w:r w:rsidDel="00CE039C">
          <w:rPr>
            <w:rStyle w:val="af1"/>
            <w:rFonts w:hint="eastAsia"/>
            <w:shd w:val="clear" w:color="auto" w:fill="FFFFFF"/>
            <w:lang w:eastAsia="zh-TW"/>
          </w:rPr>
          <w:delText xml:space="preserve"> of references</w:delText>
        </w:r>
        <w:r w:rsidRPr="00F26663" w:rsidDel="00CE039C">
          <w:rPr>
            <w:rStyle w:val="apple-converted-space"/>
            <w:shd w:val="clear" w:color="auto" w:fill="FFFFFF"/>
          </w:rPr>
          <w:delText> </w:delText>
        </w:r>
      </w:del>
    </w:p>
    <w:p w14:paraId="6F5BE5A8" w14:textId="7CA0133E" w:rsidR="00F26663" w:rsidDel="00CE039C" w:rsidRDefault="00F26663" w:rsidP="00F26663">
      <w:pPr>
        <w:ind w:firstLineChars="142"/>
        <w:rPr>
          <w:del w:id="1449" w:author="Windows User" w:date="2019-10-02T11:34:00Z"/>
          <w:rStyle w:val="apple-converted-space"/>
          <w:shd w:val="clear" w:color="auto" w:fill="FFFFFF"/>
          <w:lang w:eastAsia="zh-TW"/>
        </w:rPr>
      </w:pPr>
      <w:del w:id="1450" w:author="Windows User" w:date="2019-10-02T11:34:00Z">
        <w:r w:rsidRPr="00F26663" w:rsidDel="00CE039C">
          <w:rPr>
            <w:shd w:val="clear" w:color="auto" w:fill="FFFFFF"/>
          </w:rPr>
          <w:delText>Number the references (numbers in square brackets) in the list in the order in which they appear in the text.</w:delText>
        </w:r>
        <w:r w:rsidRPr="00F26663" w:rsidDel="00CE039C">
          <w:rPr>
            <w:rStyle w:val="apple-converted-space"/>
            <w:shd w:val="clear" w:color="auto" w:fill="FFFFFF"/>
          </w:rPr>
          <w:delText> </w:delText>
        </w:r>
      </w:del>
    </w:p>
    <w:p w14:paraId="33865398" w14:textId="018046E1" w:rsidR="00F26663" w:rsidDel="00CE039C" w:rsidRDefault="00F26663" w:rsidP="00F26663">
      <w:pPr>
        <w:ind w:firstLineChars="142"/>
        <w:rPr>
          <w:del w:id="1451" w:author="Windows User" w:date="2019-10-02T11:34:00Z"/>
          <w:rStyle w:val="apple-converted-space"/>
          <w:shd w:val="clear" w:color="auto" w:fill="FFFFFF"/>
          <w:lang w:eastAsia="zh-TW"/>
        </w:rPr>
      </w:pPr>
      <w:del w:id="1452" w:author="Windows User" w:date="2019-10-02T11:34:00Z">
        <w:r w:rsidRPr="00F26663" w:rsidDel="00CE039C">
          <w:rPr>
            <w:rStyle w:val="af1"/>
            <w:i w:val="0"/>
            <w:shd w:val="clear" w:color="auto" w:fill="FFFFFF"/>
          </w:rPr>
          <w:delText>Examples:</w:delText>
        </w:r>
        <w:r w:rsidRPr="00F26663" w:rsidDel="00CE039C">
          <w:rPr>
            <w:rStyle w:val="apple-converted-space"/>
            <w:shd w:val="clear" w:color="auto" w:fill="FFFFFF"/>
          </w:rPr>
          <w:delText> </w:delText>
        </w:r>
        <w:r w:rsidRPr="00F26663" w:rsidDel="00CE039C">
          <w:br/>
        </w:r>
        <w:r w:rsidRPr="00F26663" w:rsidDel="00CE039C">
          <w:rPr>
            <w:shd w:val="clear" w:color="auto" w:fill="FFFFFF"/>
          </w:rPr>
          <w:delText>Reference to a journal publication:</w:delText>
        </w:r>
        <w:r w:rsidRPr="00F26663" w:rsidDel="00CE039C">
          <w:rPr>
            <w:rStyle w:val="apple-converted-space"/>
            <w:shd w:val="clear" w:color="auto" w:fill="FFFFFF"/>
          </w:rPr>
          <w:delText> </w:delText>
        </w:r>
      </w:del>
    </w:p>
    <w:p w14:paraId="4341C7E8" w14:textId="30DFFB09" w:rsidR="00F26663" w:rsidDel="00CE039C" w:rsidRDefault="00F26663" w:rsidP="00F26663">
      <w:pPr>
        <w:ind w:left="284" w:hangingChars="142" w:hanging="284"/>
        <w:rPr>
          <w:del w:id="1453" w:author="Windows User" w:date="2019-10-02T11:34:00Z"/>
          <w:rStyle w:val="apple-converted-space"/>
          <w:shd w:val="clear" w:color="auto" w:fill="FFFFFF"/>
          <w:lang w:eastAsia="zh-TW"/>
        </w:rPr>
      </w:pPr>
      <w:del w:id="1454" w:author="Windows User" w:date="2019-10-02T11:34:00Z">
        <w:r w:rsidRPr="00F26663" w:rsidDel="00CE039C">
          <w:rPr>
            <w:shd w:val="clear" w:color="auto" w:fill="FFFFFF"/>
          </w:rPr>
          <w:delText>[1] J. van der Geer, J.A.J. Hanraads, R.A. Lupton, The art of writing a scientific article, J. Sci. Commun. 163 (2010) 51–59.</w:delText>
        </w:r>
        <w:r w:rsidRPr="00F26663" w:rsidDel="00CE039C">
          <w:rPr>
            <w:rStyle w:val="apple-converted-space"/>
            <w:shd w:val="clear" w:color="auto" w:fill="FFFFFF"/>
          </w:rPr>
          <w:delText> </w:delText>
        </w:r>
      </w:del>
    </w:p>
    <w:p w14:paraId="4D9EF961" w14:textId="73129123" w:rsidR="00E44FD9" w:rsidDel="00CE039C" w:rsidRDefault="00E44FD9" w:rsidP="00F26663">
      <w:pPr>
        <w:ind w:left="284" w:hangingChars="142" w:hanging="284"/>
        <w:rPr>
          <w:del w:id="1455" w:author="Windows User" w:date="2019-10-02T11:34:00Z"/>
          <w:shd w:val="clear" w:color="auto" w:fill="FFFFFF"/>
          <w:lang w:eastAsia="zh-TW"/>
        </w:rPr>
      </w:pPr>
      <w:del w:id="1456" w:author="Windows User" w:date="2019-10-02T11:34:00Z">
        <w:r w:rsidRPr="00F26663" w:rsidDel="00CE039C">
          <w:rPr>
            <w:shd w:val="clear" w:color="auto" w:fill="FFFFFF"/>
          </w:rPr>
          <w:delText xml:space="preserve">Reference to a </w:delText>
        </w:r>
        <w:r w:rsidDel="00CE039C">
          <w:rPr>
            <w:rFonts w:hint="eastAsia"/>
            <w:shd w:val="clear" w:color="auto" w:fill="FFFFFF"/>
            <w:lang w:eastAsia="zh-TW"/>
          </w:rPr>
          <w:delText>conference/congress</w:delText>
        </w:r>
        <w:r w:rsidRPr="00F26663" w:rsidDel="00CE039C">
          <w:rPr>
            <w:shd w:val="clear" w:color="auto" w:fill="FFFFFF"/>
          </w:rPr>
          <w:delText xml:space="preserve"> p</w:delText>
        </w:r>
        <w:r w:rsidDel="00CE039C">
          <w:rPr>
            <w:rFonts w:hint="eastAsia"/>
            <w:shd w:val="clear" w:color="auto" w:fill="FFFFFF"/>
            <w:lang w:eastAsia="zh-TW"/>
          </w:rPr>
          <w:delText>aper</w:delText>
        </w:r>
        <w:r w:rsidRPr="00F26663" w:rsidDel="00CE039C">
          <w:rPr>
            <w:shd w:val="clear" w:color="auto" w:fill="FFFFFF"/>
          </w:rPr>
          <w:delText>:</w:delText>
        </w:r>
      </w:del>
    </w:p>
    <w:p w14:paraId="66D1DFDE" w14:textId="2E1174A8" w:rsidR="00E44FD9" w:rsidRPr="00E22A98" w:rsidDel="00CE039C" w:rsidRDefault="00E22A98" w:rsidP="00F26663">
      <w:pPr>
        <w:ind w:left="284" w:hangingChars="142" w:hanging="284"/>
        <w:rPr>
          <w:del w:id="1457" w:author="Windows User" w:date="2019-10-02T11:34:00Z"/>
          <w:rStyle w:val="apple-converted-space"/>
          <w:color w:val="FF0000"/>
          <w:shd w:val="clear" w:color="auto" w:fill="FFFFFF"/>
          <w:lang w:eastAsia="zh-TW"/>
        </w:rPr>
      </w:pPr>
      <w:del w:id="1458" w:author="Windows User" w:date="2019-10-02T11:34:00Z">
        <w:r w:rsidRPr="002E6857" w:rsidDel="00CE039C">
          <w:rPr>
            <w:rStyle w:val="apple-converted-space"/>
            <w:rFonts w:hint="eastAsia"/>
            <w:shd w:val="clear" w:color="auto" w:fill="FFFFFF"/>
            <w:lang w:eastAsia="zh-TW"/>
          </w:rPr>
          <w:delText>[2]</w:delText>
        </w:r>
        <w:r w:rsidDel="00CE039C">
          <w:rPr>
            <w:rStyle w:val="apple-converted-space"/>
            <w:rFonts w:hint="eastAsia"/>
            <w:color w:val="FF0000"/>
            <w:shd w:val="clear" w:color="auto" w:fill="FFFFFF"/>
            <w:lang w:eastAsia="zh-TW"/>
          </w:rPr>
          <w:delText xml:space="preserve"> </w:delText>
        </w:r>
        <w:r w:rsidR="00DF10D2" w:rsidRPr="00DF10D2" w:rsidDel="00CE039C">
          <w:rPr>
            <w:rStyle w:val="longtext1"/>
            <w:rFonts w:eastAsia="DFKai-SB" w:hint="eastAsia"/>
          </w:rPr>
          <w:delText>Y.-W.</w:delText>
        </w:r>
        <w:r w:rsidR="00DF10D2" w:rsidDel="00CE039C">
          <w:rPr>
            <w:rStyle w:val="longtext1"/>
            <w:rFonts w:eastAsia="DFKai-SB" w:hint="eastAsia"/>
            <w:lang w:eastAsia="zh-TW"/>
          </w:rPr>
          <w:delText xml:space="preserve"> </w:delText>
        </w:r>
        <w:r w:rsidR="00DF10D2" w:rsidRPr="00DF10D2" w:rsidDel="00CE039C">
          <w:rPr>
            <w:rStyle w:val="longtext1"/>
            <w:rFonts w:eastAsia="DFKai-SB" w:hint="eastAsia"/>
          </w:rPr>
          <w:delText>Chang, J.</w:delText>
        </w:r>
        <w:r w:rsidR="00DF10D2" w:rsidRPr="00DF10D2" w:rsidDel="00CE039C">
          <w:rPr>
            <w:rStyle w:val="longtext1"/>
            <w:rFonts w:eastAsia="DFKai-SB"/>
          </w:rPr>
          <w:delText>-S.</w:delText>
        </w:r>
        <w:r w:rsidR="00DF10D2" w:rsidRPr="00DF10D2" w:rsidDel="00CE039C">
          <w:rPr>
            <w:rStyle w:val="longtext1"/>
            <w:rFonts w:eastAsia="DFKai-SB"/>
            <w:lang w:eastAsia="zh-TW"/>
          </w:rPr>
          <w:delText xml:space="preserve"> </w:delText>
        </w:r>
        <w:r w:rsidR="00DF10D2" w:rsidRPr="00DF10D2" w:rsidDel="00CE039C">
          <w:rPr>
            <w:rStyle w:val="longtext1"/>
            <w:rFonts w:eastAsia="DFKai-SB"/>
          </w:rPr>
          <w:delText xml:space="preserve">Chern, Ups and Downs of Space Tourism Development in 60 Years from Moon Register to </w:delText>
        </w:r>
        <w:r w:rsidR="00DF10D2" w:rsidRPr="00DF10D2" w:rsidDel="00CE039C">
          <w:delText>SpaceShipTwo Crash</w:delText>
        </w:r>
        <w:r w:rsidR="00DF10D2" w:rsidRPr="00DF10D2" w:rsidDel="00CE039C">
          <w:rPr>
            <w:rStyle w:val="longtext1"/>
            <w:rFonts w:eastAsia="DFKai-SB"/>
          </w:rPr>
          <w:delText xml:space="preserve">, </w:delText>
        </w:r>
        <w:r w:rsidR="00DF10D2" w:rsidRPr="00DF10D2" w:rsidDel="00CE039C">
          <w:rPr>
            <w:rStyle w:val="af2"/>
            <w:b w:val="0"/>
          </w:rPr>
          <w:delText>IAC-15-E4.2.8, 66th International Astronautical Congress, Jerusalem, Israel, 2015</w:delText>
        </w:r>
        <w:r w:rsidR="00DF10D2" w:rsidDel="00CE039C">
          <w:rPr>
            <w:rStyle w:val="af2"/>
            <w:rFonts w:hint="eastAsia"/>
            <w:b w:val="0"/>
            <w:lang w:eastAsia="zh-TW"/>
          </w:rPr>
          <w:delText xml:space="preserve">, </w:delText>
        </w:r>
        <w:r w:rsidR="00DF10D2" w:rsidRPr="00DF10D2" w:rsidDel="00CE039C">
          <w:rPr>
            <w:rStyle w:val="af2"/>
            <w:b w:val="0"/>
          </w:rPr>
          <w:delText>12 – 16 October</w:delText>
        </w:r>
        <w:r w:rsidR="00DF10D2" w:rsidDel="00CE039C">
          <w:rPr>
            <w:rStyle w:val="af2"/>
            <w:rFonts w:hint="eastAsia"/>
            <w:b w:val="0"/>
            <w:lang w:eastAsia="zh-TW"/>
          </w:rPr>
          <w:delText>.</w:delText>
        </w:r>
        <w:r w:rsidR="00DF10D2" w:rsidRPr="00DF10D2" w:rsidDel="00CE039C">
          <w:rPr>
            <w:rStyle w:val="af2"/>
            <w:b w:val="0"/>
          </w:rPr>
          <w:delText xml:space="preserve"> </w:delText>
        </w:r>
      </w:del>
    </w:p>
    <w:p w14:paraId="1C863B7D" w14:textId="2F2B39AC" w:rsidR="00F26663" w:rsidDel="00CE039C" w:rsidRDefault="00F26663" w:rsidP="00F26663">
      <w:pPr>
        <w:ind w:left="284" w:hangingChars="142" w:hanging="284"/>
        <w:rPr>
          <w:del w:id="1459" w:author="Windows User" w:date="2019-10-02T11:34:00Z"/>
          <w:rStyle w:val="apple-converted-space"/>
          <w:shd w:val="clear" w:color="auto" w:fill="FFFFFF"/>
          <w:lang w:eastAsia="zh-TW"/>
        </w:rPr>
      </w:pPr>
      <w:del w:id="1460" w:author="Windows User" w:date="2019-10-02T11:34:00Z">
        <w:r w:rsidRPr="00F26663" w:rsidDel="00CE039C">
          <w:rPr>
            <w:shd w:val="clear" w:color="auto" w:fill="FFFFFF"/>
          </w:rPr>
          <w:delText>Reference to a book:</w:delText>
        </w:r>
        <w:r w:rsidRPr="00F26663" w:rsidDel="00CE039C">
          <w:rPr>
            <w:rStyle w:val="apple-converted-space"/>
            <w:shd w:val="clear" w:color="auto" w:fill="FFFFFF"/>
          </w:rPr>
          <w:delText> </w:delText>
        </w:r>
      </w:del>
    </w:p>
    <w:p w14:paraId="64A4FD34" w14:textId="1440F287" w:rsidR="00F26663" w:rsidDel="00CE039C" w:rsidRDefault="00F26663" w:rsidP="00F26663">
      <w:pPr>
        <w:ind w:left="284" w:hangingChars="142" w:hanging="284"/>
        <w:rPr>
          <w:del w:id="1461" w:author="Windows User" w:date="2019-10-02T11:34:00Z"/>
          <w:shd w:val="clear" w:color="auto" w:fill="FFFFFF"/>
          <w:lang w:eastAsia="zh-TW"/>
        </w:rPr>
      </w:pPr>
      <w:del w:id="1462" w:author="Windows User" w:date="2019-10-02T11:34:00Z">
        <w:r w:rsidRPr="00F26663" w:rsidDel="00CE039C">
          <w:rPr>
            <w:shd w:val="clear" w:color="auto" w:fill="FFFFFF"/>
          </w:rPr>
          <w:delText>[</w:delText>
        </w:r>
        <w:r w:rsidR="00E44FD9" w:rsidDel="00CE039C">
          <w:rPr>
            <w:rFonts w:hint="eastAsia"/>
            <w:shd w:val="clear" w:color="auto" w:fill="FFFFFF"/>
            <w:lang w:eastAsia="zh-TW"/>
          </w:rPr>
          <w:delText>3</w:delText>
        </w:r>
        <w:r w:rsidRPr="00F26663" w:rsidDel="00CE039C">
          <w:rPr>
            <w:shd w:val="clear" w:color="auto" w:fill="FFFFFF"/>
          </w:rPr>
          <w:delText>] W. Strunk Jr., E.B. White, The Elements of Style, fourth ed., Longman, New York, 2000.</w:delText>
        </w:r>
      </w:del>
    </w:p>
    <w:p w14:paraId="2892A915" w14:textId="7FE37AD3" w:rsidR="00F26663" w:rsidDel="00CE039C" w:rsidRDefault="00F26663" w:rsidP="00F26663">
      <w:pPr>
        <w:ind w:left="284" w:hangingChars="142" w:hanging="284"/>
        <w:rPr>
          <w:del w:id="1463" w:author="Windows User" w:date="2019-10-02T11:34:00Z"/>
          <w:rStyle w:val="apple-converted-space"/>
          <w:shd w:val="clear" w:color="auto" w:fill="FFFFFF"/>
          <w:lang w:eastAsia="zh-TW"/>
        </w:rPr>
      </w:pPr>
      <w:del w:id="1464" w:author="Windows User" w:date="2019-10-02T11:34:00Z">
        <w:r w:rsidRPr="00F26663" w:rsidDel="00CE039C">
          <w:rPr>
            <w:shd w:val="clear" w:color="auto" w:fill="FFFFFF"/>
          </w:rPr>
          <w:delText>Reference to a chapter in an edited book:</w:delText>
        </w:r>
        <w:r w:rsidRPr="00F26663" w:rsidDel="00CE039C">
          <w:rPr>
            <w:rStyle w:val="apple-converted-space"/>
            <w:shd w:val="clear" w:color="auto" w:fill="FFFFFF"/>
          </w:rPr>
          <w:delText> </w:delText>
        </w:r>
      </w:del>
    </w:p>
    <w:p w14:paraId="1D6D4167" w14:textId="1F9EAB8A" w:rsidR="00F26663" w:rsidDel="00CE039C" w:rsidRDefault="00F26663" w:rsidP="00F26663">
      <w:pPr>
        <w:ind w:left="284" w:hangingChars="142" w:hanging="284"/>
        <w:rPr>
          <w:del w:id="1465" w:author="Windows User" w:date="2019-10-02T11:34:00Z"/>
          <w:shd w:val="clear" w:color="auto" w:fill="FFFFFF"/>
          <w:lang w:eastAsia="zh-TW"/>
        </w:rPr>
      </w:pPr>
      <w:del w:id="1466" w:author="Windows User" w:date="2019-10-02T11:34:00Z">
        <w:r w:rsidRPr="00F26663" w:rsidDel="00CE039C">
          <w:rPr>
            <w:shd w:val="clear" w:color="auto" w:fill="FFFFFF"/>
          </w:rPr>
          <w:delText>[</w:delText>
        </w:r>
        <w:r w:rsidR="00E44FD9" w:rsidDel="00CE039C">
          <w:rPr>
            <w:rFonts w:hint="eastAsia"/>
            <w:shd w:val="clear" w:color="auto" w:fill="FFFFFF"/>
            <w:lang w:eastAsia="zh-TW"/>
          </w:rPr>
          <w:delText>4</w:delText>
        </w:r>
        <w:r w:rsidRPr="00F26663" w:rsidDel="00CE039C">
          <w:rPr>
            <w:shd w:val="clear" w:color="auto" w:fill="FFFFFF"/>
          </w:rPr>
          <w:delText>] G.R. Mettam, L.B. Adams, How to prepare an electronic version of your article, in: B.S. Jones, R.Z. Smith (Eds.), Introduction to the Electronic Age, E-Publishing Inc., New York, 2009, pp. 281–304.</w:delText>
        </w:r>
      </w:del>
    </w:p>
    <w:p w14:paraId="0372DDCB" w14:textId="785548A4" w:rsidR="00F26663" w:rsidDel="00CE039C" w:rsidRDefault="00F26663" w:rsidP="00F26663">
      <w:pPr>
        <w:ind w:left="284" w:hangingChars="142" w:hanging="284"/>
        <w:rPr>
          <w:del w:id="1467" w:author="Windows User" w:date="2019-10-02T11:34:00Z"/>
          <w:shd w:val="clear" w:color="auto" w:fill="FFFFFF"/>
          <w:lang w:eastAsia="zh-TW"/>
        </w:rPr>
      </w:pPr>
      <w:del w:id="1468" w:author="Windows User" w:date="2019-10-02T11:34:00Z">
        <w:r w:rsidRPr="00F26663" w:rsidDel="00CE039C">
          <w:rPr>
            <w:shd w:val="clear" w:color="auto" w:fill="FFFFFF"/>
          </w:rPr>
          <w:delText>Reference to a website:</w:delText>
        </w:r>
      </w:del>
    </w:p>
    <w:p w14:paraId="68B37243" w14:textId="688154FB" w:rsidR="007B07EA" w:rsidDel="00CE039C" w:rsidRDefault="00F26663" w:rsidP="00F26663">
      <w:pPr>
        <w:ind w:left="284" w:hangingChars="142" w:hanging="284"/>
        <w:rPr>
          <w:del w:id="1469" w:author="Windows User" w:date="2019-10-02T11:34:00Z"/>
          <w:shd w:val="clear" w:color="auto" w:fill="FFFFFF"/>
          <w:lang w:eastAsia="zh-TW"/>
        </w:rPr>
      </w:pPr>
      <w:del w:id="1470" w:author="Windows User" w:date="2019-10-02T11:34:00Z">
        <w:r w:rsidRPr="00F26663" w:rsidDel="00CE039C">
          <w:rPr>
            <w:shd w:val="clear" w:color="auto" w:fill="FFFFFF"/>
          </w:rPr>
          <w:delText>[</w:delText>
        </w:r>
        <w:r w:rsidR="00E44FD9" w:rsidDel="00CE039C">
          <w:rPr>
            <w:rFonts w:hint="eastAsia"/>
            <w:shd w:val="clear" w:color="auto" w:fill="FFFFFF"/>
            <w:lang w:eastAsia="zh-TW"/>
          </w:rPr>
          <w:delText>5</w:delText>
        </w:r>
        <w:r w:rsidRPr="00F26663" w:rsidDel="00CE039C">
          <w:rPr>
            <w:shd w:val="clear" w:color="auto" w:fill="FFFFFF"/>
          </w:rPr>
          <w:delText>]</w:delText>
        </w:r>
        <w:r w:rsidR="00102834" w:rsidRPr="00102834" w:rsidDel="00CE039C">
          <w:rPr>
            <w:rFonts w:hint="eastAsia"/>
            <w:lang w:eastAsia="zh-TW"/>
          </w:rPr>
          <w:delText xml:space="preserve"> </w:delText>
        </w:r>
        <w:r w:rsidR="00102834" w:rsidDel="00CE039C">
          <w:rPr>
            <w:rFonts w:hint="eastAsia"/>
            <w:lang w:eastAsia="zh-TW"/>
          </w:rPr>
          <w:delText xml:space="preserve">E. Mack, </w:delText>
        </w:r>
        <w:r w:rsidR="00102834" w:rsidRPr="00EB033C" w:rsidDel="00CE039C">
          <w:delText>Could Virgin Galactic</w:delText>
        </w:r>
        <w:r w:rsidR="00102834" w:rsidRPr="00EB033C" w:rsidDel="00CE039C">
          <w:rPr>
            <w:lang w:eastAsia="zh-TW"/>
          </w:rPr>
          <w:delText>’</w:delText>
        </w:r>
        <w:r w:rsidR="00102834" w:rsidRPr="00EB033C" w:rsidDel="00CE039C">
          <w:delText>s Spaceport America be put up for sale?</w:delText>
        </w:r>
        <w:r w:rsidR="00102834" w:rsidRPr="00EB033C" w:rsidDel="00CE039C">
          <w:rPr>
            <w:rFonts w:hint="eastAsia"/>
            <w:lang w:eastAsia="zh-TW"/>
          </w:rPr>
          <w:delText xml:space="preserve"> 23 February 2015, </w:delText>
        </w:r>
        <w:r w:rsidR="00B537AA" w:rsidDel="00CE039C">
          <w:fldChar w:fldCharType="begin"/>
        </w:r>
        <w:r w:rsidR="00B537AA" w:rsidDel="00CE039C">
          <w:delInstrText xml:space="preserve"> HYPERLINK "http://www.gizmag.com/spaceport-america-hits-nags/36200/" </w:delInstrText>
        </w:r>
        <w:r w:rsidR="00B537AA" w:rsidDel="00CE039C">
          <w:fldChar w:fldCharType="separate"/>
        </w:r>
        <w:r w:rsidR="00102834" w:rsidRPr="002C4D4B" w:rsidDel="00CE039C">
          <w:rPr>
            <w:rStyle w:val="a9"/>
            <w:lang w:eastAsia="zh-TW"/>
          </w:rPr>
          <w:delText>http://www.gizmag.com/spaceport-america-hits-nags/36200/</w:delText>
        </w:r>
        <w:r w:rsidR="00B537AA" w:rsidDel="00CE039C">
          <w:rPr>
            <w:rStyle w:val="a9"/>
            <w:lang w:eastAsia="zh-TW"/>
          </w:rPr>
          <w:fldChar w:fldCharType="end"/>
        </w:r>
        <w:r w:rsidR="00102834" w:rsidRPr="00EB033C" w:rsidDel="00CE039C">
          <w:rPr>
            <w:rFonts w:hint="eastAsia"/>
            <w:lang w:eastAsia="zh-TW"/>
          </w:rPr>
          <w:delText>,</w:delText>
        </w:r>
        <w:r w:rsidRPr="00F26663" w:rsidDel="00CE039C">
          <w:rPr>
            <w:shd w:val="clear" w:color="auto" w:fill="FFFFFF"/>
          </w:rPr>
          <w:delText xml:space="preserve"> (accessed </w:delText>
        </w:r>
        <w:r w:rsidR="00E44FD9" w:rsidDel="00CE039C">
          <w:rPr>
            <w:rFonts w:hint="eastAsia"/>
            <w:shd w:val="clear" w:color="auto" w:fill="FFFFFF"/>
            <w:lang w:eastAsia="zh-TW"/>
          </w:rPr>
          <w:delText>30</w:delText>
        </w:r>
        <w:r w:rsidRPr="00F26663" w:rsidDel="00CE039C">
          <w:rPr>
            <w:shd w:val="clear" w:color="auto" w:fill="FFFFFF"/>
          </w:rPr>
          <w:delText>.0</w:delText>
        </w:r>
        <w:r w:rsidR="00E44FD9" w:rsidDel="00CE039C">
          <w:rPr>
            <w:rFonts w:hint="eastAsia"/>
            <w:shd w:val="clear" w:color="auto" w:fill="FFFFFF"/>
            <w:lang w:eastAsia="zh-TW"/>
          </w:rPr>
          <w:delText>4</w:delText>
        </w:r>
        <w:r w:rsidRPr="00F26663" w:rsidDel="00CE039C">
          <w:rPr>
            <w:shd w:val="clear" w:color="auto" w:fill="FFFFFF"/>
          </w:rPr>
          <w:delText>.</w:delText>
        </w:r>
        <w:r w:rsidR="00E44FD9" w:rsidDel="00CE039C">
          <w:rPr>
            <w:rFonts w:hint="eastAsia"/>
            <w:shd w:val="clear" w:color="auto" w:fill="FFFFFF"/>
            <w:lang w:eastAsia="zh-TW"/>
          </w:rPr>
          <w:delText>16</w:delText>
        </w:r>
        <w:r w:rsidRPr="00F26663" w:rsidDel="00CE039C">
          <w:rPr>
            <w:shd w:val="clear" w:color="auto" w:fill="FFFFFF"/>
          </w:rPr>
          <w:delText>).</w:delText>
        </w:r>
      </w:del>
    </w:p>
    <w:p w14:paraId="46CE801A" w14:textId="360CB07E" w:rsidR="00CD2F3C" w:rsidRDefault="00AC727C" w:rsidP="00CD2F3C">
      <w:pPr>
        <w:ind w:firstLine="0"/>
        <w:rPr>
          <w:ins w:id="1471" w:author="Windows User" w:date="2019-09-28T12:00:00Z"/>
        </w:rPr>
      </w:pPr>
      <w:ins w:id="1472" w:author="Windows User" w:date="2019-10-02T11:32:00Z">
        <w:r>
          <w:t>[</w:t>
        </w:r>
      </w:ins>
      <w:ins w:id="1473" w:author="Windows User" w:date="2019-09-28T12:00:00Z">
        <w:r w:rsidR="00CD2F3C">
          <w:t>1] “World bank open data.”</w:t>
        </w:r>
      </w:ins>
    </w:p>
    <w:p w14:paraId="7E6EBC87" w14:textId="477D8210" w:rsidR="00AC727C" w:rsidRDefault="00AC727C" w:rsidP="00CD2F3C">
      <w:pPr>
        <w:ind w:firstLine="0"/>
        <w:rPr>
          <w:ins w:id="1474" w:author="Windows User" w:date="2019-10-02T11:32:00Z"/>
        </w:rPr>
      </w:pPr>
      <w:ins w:id="1475" w:author="Windows User" w:date="2019-10-02T11:32:00Z">
        <w:r>
          <w:fldChar w:fldCharType="begin"/>
        </w:r>
        <w:r>
          <w:instrText xml:space="preserve"> HYPERLINK "</w:instrText>
        </w:r>
      </w:ins>
      <w:ins w:id="1476" w:author="Windows User" w:date="2019-09-28T12:00:00Z">
        <w:r>
          <w:instrText>https://data.worldbank.org</w:instrText>
        </w:r>
      </w:ins>
      <w:ins w:id="1477" w:author="Windows User" w:date="2019-10-02T11:32:00Z">
        <w:r>
          <w:instrText xml:space="preserve">" </w:instrText>
        </w:r>
        <w:r>
          <w:fldChar w:fldCharType="separate"/>
        </w:r>
      </w:ins>
      <w:ins w:id="1478" w:author="Windows User" w:date="2019-09-28T12:00:00Z">
        <w:r w:rsidRPr="00A070C3">
          <w:rPr>
            <w:rStyle w:val="a9"/>
          </w:rPr>
          <w:t>https://data.worldbank.org</w:t>
        </w:r>
      </w:ins>
      <w:ins w:id="1479" w:author="Windows User" w:date="2019-10-02T11:32:00Z">
        <w:r>
          <w:fldChar w:fldCharType="end"/>
        </w:r>
        <w:r>
          <w:t xml:space="preserve"> </w:t>
        </w:r>
      </w:ins>
      <w:ins w:id="1480" w:author="Windows User" w:date="2019-09-28T12:00:00Z">
        <w:r w:rsidR="00CD2F3C">
          <w:t>(2016).  (Accessed:  12 August 2019).</w:t>
        </w:r>
      </w:ins>
    </w:p>
    <w:p w14:paraId="79332936" w14:textId="5484C92A" w:rsidR="00CE039C" w:rsidRDefault="00CE039C" w:rsidP="00CD2F3C">
      <w:pPr>
        <w:ind w:firstLine="0"/>
        <w:rPr>
          <w:ins w:id="1481" w:author="Windows User" w:date="2019-10-02T11:33:00Z"/>
        </w:rPr>
      </w:pPr>
      <w:ins w:id="1482" w:author="Windows User" w:date="2019-09-28T12:00:00Z">
        <w:r>
          <w:t xml:space="preserve">[2] </w:t>
        </w:r>
        <w:r w:rsidR="00CD2F3C">
          <w:t>Whiteside, T. G., Boggs, G. S., and Maier, S. W., “Comparing object-based and pixel-based classifications</w:t>
        </w:r>
      </w:ins>
      <w:ins w:id="1483" w:author="Windows User" w:date="2019-10-02T11:33:00Z">
        <w:r>
          <w:t xml:space="preserve"> </w:t>
        </w:r>
      </w:ins>
      <w:ins w:id="1484" w:author="Windows User" w:date="2019-09-28T12:00:00Z">
        <w:r w:rsidR="00CD2F3C">
          <w:t>for mapping savannas,”</w:t>
        </w:r>
      </w:ins>
      <w:ins w:id="1485" w:author="Windows User" w:date="2019-10-02T11:33:00Z">
        <w:r>
          <w:t xml:space="preserve"> </w:t>
        </w:r>
      </w:ins>
      <w:ins w:id="1486" w:author="Windows User" w:date="2019-09-28T12:00:00Z">
        <w:r w:rsidR="00CD2F3C">
          <w:t>International Journal of Applied Earth Observation and Geoinformation13(6), 884– 893 (2011).</w:t>
        </w:r>
      </w:ins>
    </w:p>
    <w:p w14:paraId="683CDBD5" w14:textId="2E06DDEF" w:rsidR="00CE039C" w:rsidRDefault="00CE039C" w:rsidP="00CD2F3C">
      <w:pPr>
        <w:ind w:firstLine="0"/>
        <w:rPr>
          <w:ins w:id="1487" w:author="Windows User" w:date="2019-10-02T11:34:00Z"/>
        </w:rPr>
      </w:pPr>
      <w:ins w:id="1488" w:author="Windows User" w:date="2019-09-28T12:00:00Z">
        <w:r>
          <w:t xml:space="preserve">[3] </w:t>
        </w:r>
        <w:r w:rsidR="00CD2F3C">
          <w:t xml:space="preserve">C </w:t>
        </w:r>
        <w:proofErr w:type="spellStart"/>
        <w:r w:rsidR="00CD2F3C">
          <w:t>Weih</w:t>
        </w:r>
        <w:proofErr w:type="spellEnd"/>
        <w:r w:rsidR="00CD2F3C">
          <w:t xml:space="preserve">, R. and D </w:t>
        </w:r>
        <w:proofErr w:type="spellStart"/>
        <w:r w:rsidR="00CD2F3C">
          <w:t>Riggan</w:t>
        </w:r>
        <w:proofErr w:type="spellEnd"/>
        <w:r w:rsidR="00CD2F3C">
          <w:t>, N</w:t>
        </w:r>
        <w:r>
          <w:t xml:space="preserve">., “Object-based classification </w:t>
        </w:r>
        <w:r w:rsidR="00CD2F3C">
          <w:t xml:space="preserve">vs. pixel-based classification:  </w:t>
        </w:r>
      </w:ins>
      <w:ins w:id="1489" w:author="Windows User" w:date="2019-10-02T11:33:00Z">
        <w:r>
          <w:t>Comparative</w:t>
        </w:r>
      </w:ins>
      <w:ins w:id="1490" w:author="Windows User" w:date="2019-09-28T12:00:00Z">
        <w:r>
          <w:t xml:space="preserve"> im</w:t>
        </w:r>
        <w:r w:rsidR="00CD2F3C">
          <w:t>portance of multi-resolution imagery,”</w:t>
        </w:r>
      </w:ins>
      <w:ins w:id="1491" w:author="Windows User" w:date="2019-10-02T11:33:00Z">
        <w:r>
          <w:t xml:space="preserve"> </w:t>
        </w:r>
      </w:ins>
      <w:ins w:id="1492" w:author="Windows User" w:date="2019-09-28T12:00:00Z">
        <w:r w:rsidR="00CD2F3C">
          <w:t>International Archives of the Photogrammetry, Remote Sensing and</w:t>
        </w:r>
      </w:ins>
      <w:ins w:id="1493" w:author="Windows User" w:date="2019-10-02T11:34:00Z">
        <w:r>
          <w:t xml:space="preserve"> </w:t>
        </w:r>
      </w:ins>
      <w:ins w:id="1494" w:author="Windows User" w:date="2019-09-28T12:00:00Z">
        <w:r w:rsidR="00CD2F3C">
          <w:t>Spatial Information Sciences - ISPRS Archives</w:t>
        </w:r>
      </w:ins>
      <w:ins w:id="1495" w:author="Windows User" w:date="2019-10-02T11:34:00Z">
        <w:r>
          <w:t xml:space="preserve"> </w:t>
        </w:r>
      </w:ins>
      <w:ins w:id="1496" w:author="Windows User" w:date="2019-09-28T12:00:00Z">
        <w:r w:rsidR="00CD2F3C">
          <w:t>38</w:t>
        </w:r>
      </w:ins>
      <w:ins w:id="1497" w:author="Windows User" w:date="2019-10-02T11:34:00Z">
        <w:r>
          <w:t xml:space="preserve"> </w:t>
        </w:r>
      </w:ins>
      <w:ins w:id="1498" w:author="Windows User" w:date="2019-09-28T12:00:00Z">
        <w:r w:rsidR="00CD2F3C">
          <w:t>(01 2010).</w:t>
        </w:r>
      </w:ins>
    </w:p>
    <w:p w14:paraId="505666D5" w14:textId="28E304DB" w:rsidR="00CE039C" w:rsidRDefault="00CE039C" w:rsidP="00CD2F3C">
      <w:pPr>
        <w:ind w:firstLine="0"/>
        <w:rPr>
          <w:ins w:id="1499" w:author="Windows User" w:date="2019-10-02T11:35:00Z"/>
        </w:rPr>
      </w:pPr>
      <w:ins w:id="1500" w:author="Windows User" w:date="2019-09-28T12:00:00Z">
        <w:r>
          <w:t>[4]</w:t>
        </w:r>
        <w:r w:rsidR="00CD2F3C">
          <w:t xml:space="preserve"> </w:t>
        </w:r>
        <w:proofErr w:type="spellStart"/>
        <w:r w:rsidR="00CD2F3C">
          <w:t>Juniati</w:t>
        </w:r>
        <w:proofErr w:type="spellEnd"/>
        <w:r w:rsidR="00CD2F3C">
          <w:t xml:space="preserve">, E. and N. </w:t>
        </w:r>
        <w:proofErr w:type="spellStart"/>
        <w:r w:rsidR="00CD2F3C">
          <w:t>Arrofiqoh</w:t>
        </w:r>
        <w:proofErr w:type="spellEnd"/>
        <w:r w:rsidR="00CD2F3C">
          <w:t>, E., “Comparison of pixel-based and object-based classification using parameter</w:t>
        </w:r>
      </w:ins>
      <w:ins w:id="1501" w:author="Windows User" w:date="2019-10-02T11:34:00Z">
        <w:r>
          <w:t xml:space="preserve"> </w:t>
        </w:r>
      </w:ins>
      <w:ins w:id="1502" w:author="Windows User" w:date="2019-09-28T12:00:00Z">
        <w:r w:rsidR="00CD2F3C">
          <w:t>sand non-parameters approach for the pattern consistency of multi scale land</w:t>
        </w:r>
      </w:ins>
      <w:ins w:id="1503" w:author="Windows User" w:date="2019-10-02T11:34:00Z">
        <w:r>
          <w:t xml:space="preserve"> </w:t>
        </w:r>
      </w:ins>
      <w:ins w:id="1504" w:author="Windows User" w:date="2019-09-28T12:00:00Z">
        <w:r w:rsidR="00CD2F3C">
          <w:t>cover,”</w:t>
        </w:r>
      </w:ins>
      <w:ins w:id="1505" w:author="Windows User" w:date="2019-10-02T11:34:00Z">
        <w:r>
          <w:t xml:space="preserve"> </w:t>
        </w:r>
      </w:ins>
      <w:ins w:id="1506" w:author="Windows User" w:date="2019-09-28T12:00:00Z">
        <w:r w:rsidR="00CD2F3C">
          <w:t xml:space="preserve">ISPRS </w:t>
        </w:r>
      </w:ins>
      <w:ins w:id="1507" w:author="Windows User" w:date="2019-10-02T11:34:00Z">
        <w:r>
          <w:t>–</w:t>
        </w:r>
      </w:ins>
      <w:ins w:id="1508" w:author="Windows User" w:date="2019-09-28T12:00:00Z">
        <w:r w:rsidR="00CD2F3C">
          <w:t xml:space="preserve"> International</w:t>
        </w:r>
      </w:ins>
      <w:ins w:id="1509" w:author="Windows User" w:date="2019-10-02T11:34:00Z">
        <w:r>
          <w:t xml:space="preserve"> </w:t>
        </w:r>
      </w:ins>
      <w:ins w:id="1510" w:author="Windows User" w:date="2019-09-28T12:00:00Z">
        <w:r w:rsidR="00CD2F3C">
          <w:t>Archives of the Photogrammetry, Remote Sensing and Spatial Information SciencesXLII-2/W7, 765–771(09 2017).</w:t>
        </w:r>
      </w:ins>
    </w:p>
    <w:p w14:paraId="25347D2F" w14:textId="77777777" w:rsidR="00CE039C" w:rsidRDefault="00CD2F3C" w:rsidP="00CD2F3C">
      <w:pPr>
        <w:ind w:firstLine="0"/>
        <w:rPr>
          <w:ins w:id="1511" w:author="Windows User" w:date="2019-10-02T11:35:00Z"/>
        </w:rPr>
      </w:pPr>
      <w:ins w:id="1512" w:author="Windows User" w:date="2019-09-28T12:00:00Z">
        <w:r>
          <w:t xml:space="preserve">[5] </w:t>
        </w:r>
        <w:proofErr w:type="spellStart"/>
        <w:r>
          <w:t>Gewali</w:t>
        </w:r>
        <w:proofErr w:type="spellEnd"/>
        <w:r>
          <w:t xml:space="preserve">, U. B., Monteiro, S. T., and </w:t>
        </w:r>
        <w:proofErr w:type="spellStart"/>
        <w:r>
          <w:t>Saber</w:t>
        </w:r>
        <w:proofErr w:type="spellEnd"/>
        <w:r>
          <w:t xml:space="preserve">, E., “Machine learning based hyperspectral image analysis:  </w:t>
        </w:r>
        <w:proofErr w:type="spellStart"/>
        <w:r>
          <w:t>Asurvey</w:t>
        </w:r>
        <w:proofErr w:type="spellEnd"/>
        <w:r>
          <w:t>,”</w:t>
        </w:r>
      </w:ins>
      <w:ins w:id="1513" w:author="Windows User" w:date="2019-10-02T11:35:00Z">
        <w:r w:rsidR="00CE039C">
          <w:t xml:space="preserve"> </w:t>
        </w:r>
      </w:ins>
      <w:proofErr w:type="spellStart"/>
      <w:ins w:id="1514" w:author="Windows User" w:date="2019-09-28T12:00:00Z">
        <w:r>
          <w:t>ArXivabs</w:t>
        </w:r>
        <w:proofErr w:type="spellEnd"/>
        <w:r>
          <w:t>/1802.08701(2018).</w:t>
        </w:r>
      </w:ins>
    </w:p>
    <w:p w14:paraId="1A25D02C" w14:textId="739F6E38" w:rsidR="00CE039C" w:rsidRDefault="00CE039C" w:rsidP="00CD2F3C">
      <w:pPr>
        <w:ind w:firstLine="0"/>
        <w:rPr>
          <w:ins w:id="1515" w:author="Windows User" w:date="2019-10-02T11:35:00Z"/>
        </w:rPr>
      </w:pPr>
      <w:ins w:id="1516" w:author="Windows User" w:date="2019-09-28T12:00:00Z">
        <w:r>
          <w:t>[6] Kang, X., Li,</w:t>
        </w:r>
        <w:r w:rsidR="00CD2F3C">
          <w:t xml:space="preserve"> S., and </w:t>
        </w:r>
        <w:proofErr w:type="spellStart"/>
        <w:r>
          <w:t>Benediktsson</w:t>
        </w:r>
        <w:proofErr w:type="spellEnd"/>
        <w:r>
          <w:t xml:space="preserve">, </w:t>
        </w:r>
        <w:r w:rsidR="00CD2F3C">
          <w:t>J.  A.,</w:t>
        </w:r>
        <w:r>
          <w:t xml:space="preserve"> “Hyperspectral image classification:  A </w:t>
        </w:r>
        <w:r w:rsidR="00CD2F3C">
          <w:t xml:space="preserve">benchmark,” </w:t>
        </w:r>
        <w:proofErr w:type="gramStart"/>
        <w:r w:rsidR="00CD2F3C">
          <w:t xml:space="preserve">in  </w:t>
        </w:r>
        <w:r w:rsidR="00CD2F3C">
          <w:t>[</w:t>
        </w:r>
        <w:proofErr w:type="gramEnd"/>
        <w:r w:rsidR="00CD2F3C">
          <w:t>2017</w:t>
        </w:r>
      </w:ins>
      <w:ins w:id="1517" w:author="Windows User" w:date="2019-10-02T16:39:00Z">
        <w:r w:rsidR="00230AAE">
          <w:t xml:space="preserve"> </w:t>
        </w:r>
      </w:ins>
      <w:ins w:id="1518" w:author="Windows User" w:date="2019-09-28T12:00:00Z">
        <w:r w:rsidR="00CD2F3C">
          <w:t>IEEE International Geoscience and Remote Sensing Symposium (IGARSS)], 3632–3639 (July 2017).</w:t>
        </w:r>
      </w:ins>
    </w:p>
    <w:p w14:paraId="631D904E" w14:textId="6BC1D561" w:rsidR="00CE039C" w:rsidRDefault="00CD2F3C" w:rsidP="00CD2F3C">
      <w:pPr>
        <w:ind w:firstLine="0"/>
        <w:rPr>
          <w:ins w:id="1519" w:author="Windows User" w:date="2019-10-02T11:36:00Z"/>
        </w:rPr>
      </w:pPr>
      <w:ins w:id="1520" w:author="Windows User" w:date="2019-09-28T12:00:00Z">
        <w:r>
          <w:t xml:space="preserve">[7] Li, Y., </w:t>
        </w:r>
        <w:proofErr w:type="spellStart"/>
        <w:r>
          <w:t>Xie</w:t>
        </w:r>
        <w:proofErr w:type="spellEnd"/>
        <w:r>
          <w:t>, W., and Li, H., “Hyperspectral image reconstruction by deep convolutional neural network for</w:t>
        </w:r>
      </w:ins>
      <w:ins w:id="1521" w:author="Windows User" w:date="2019-10-02T11:36:00Z">
        <w:r w:rsidR="00CE039C">
          <w:t xml:space="preserve"> </w:t>
        </w:r>
      </w:ins>
      <w:ins w:id="1522" w:author="Windows User" w:date="2019-09-28T12:00:00Z">
        <w:r>
          <w:t>classification,”</w:t>
        </w:r>
      </w:ins>
      <w:ins w:id="1523" w:author="Windows User" w:date="2019-10-02T11:36:00Z">
        <w:r w:rsidR="00CE039C">
          <w:t xml:space="preserve"> </w:t>
        </w:r>
      </w:ins>
      <w:ins w:id="1524" w:author="Windows User" w:date="2019-09-28T12:00:00Z">
        <w:r>
          <w:t>Pattern Recognition63, 371 – 383 (2017).</w:t>
        </w:r>
      </w:ins>
    </w:p>
    <w:p w14:paraId="0DD71DC1" w14:textId="73520D01" w:rsidR="004E11F7" w:rsidRDefault="00CE039C" w:rsidP="00CD2F3C">
      <w:pPr>
        <w:ind w:firstLine="0"/>
        <w:rPr>
          <w:ins w:id="1525" w:author="Windows User" w:date="2019-10-02T13:30:00Z"/>
        </w:rPr>
      </w:pPr>
      <w:ins w:id="1526" w:author="Windows User" w:date="2019-09-28T12:00:00Z">
        <w:r>
          <w:t xml:space="preserve">[8] </w:t>
        </w:r>
        <w:r w:rsidR="00CD2F3C">
          <w:t>Lee, H.</w:t>
        </w:r>
      </w:ins>
      <w:ins w:id="1527" w:author="Windows User" w:date="2019-10-02T11:36:00Z">
        <w:r>
          <w:t xml:space="preserve"> </w:t>
        </w:r>
      </w:ins>
      <w:ins w:id="1528" w:author="Windows User" w:date="2019-09-28T12:00:00Z">
        <w:r>
          <w:t xml:space="preserve">and </w:t>
        </w:r>
        <w:proofErr w:type="gramStart"/>
        <w:r>
          <w:t>Kwon,  H.</w:t>
        </w:r>
        <w:proofErr w:type="gramEnd"/>
        <w:r>
          <w:t xml:space="preserve">, </w:t>
        </w:r>
        <w:r w:rsidR="00CD2F3C">
          <w:t xml:space="preserve">“Going deeper with contextual </w:t>
        </w:r>
      </w:ins>
      <w:ins w:id="1529" w:author="Windows User" w:date="2019-10-02T11:36:00Z">
        <w:r>
          <w:t>CNN</w:t>
        </w:r>
      </w:ins>
      <w:ins w:id="1530" w:author="Windows User" w:date="2019-09-28T12:00:00Z">
        <w:r w:rsidR="00CD2F3C">
          <w:t xml:space="preserve"> for hyperspectral image classification,”</w:t>
        </w:r>
      </w:ins>
      <w:ins w:id="1531" w:author="Windows User" w:date="2019-10-02T16:37:00Z">
        <w:r w:rsidR="00230AAE">
          <w:t xml:space="preserve"> </w:t>
        </w:r>
      </w:ins>
      <w:ins w:id="1532" w:author="Windows User" w:date="2019-09-28T12:00:00Z">
        <w:r w:rsidR="00CD2F3C">
          <w:t>IEEE</w:t>
        </w:r>
      </w:ins>
      <w:ins w:id="1533" w:author="Windows User" w:date="2019-10-02T13:30:00Z">
        <w:r w:rsidR="004E11F7">
          <w:t xml:space="preserve"> </w:t>
        </w:r>
      </w:ins>
      <w:ins w:id="1534" w:author="Windows User" w:date="2019-09-28T12:00:00Z">
        <w:r w:rsidR="00CD2F3C">
          <w:t>Transactions on Image Processing26, 4843–4855 (Oct 2017).</w:t>
        </w:r>
      </w:ins>
    </w:p>
    <w:p w14:paraId="7F7E1108" w14:textId="30FEE1D4" w:rsidR="004E11F7" w:rsidRDefault="00CD2F3C" w:rsidP="00CD2F3C">
      <w:pPr>
        <w:ind w:firstLine="0"/>
        <w:rPr>
          <w:ins w:id="1535" w:author="Windows User" w:date="2019-10-02T13:30:00Z"/>
        </w:rPr>
      </w:pPr>
      <w:ins w:id="1536" w:author="Windows User" w:date="2019-09-28T12:00:00Z">
        <w:r>
          <w:t>[9</w:t>
        </w:r>
        <w:proofErr w:type="gramStart"/>
        <w:r>
          <w:t>]  Zhang</w:t>
        </w:r>
        <w:proofErr w:type="gramEnd"/>
        <w:r>
          <w:t xml:space="preserve">,  M.,  Li,  W.,  and Du,  Q.,  “Diverse region-based </w:t>
        </w:r>
      </w:ins>
      <w:ins w:id="1537" w:author="Windows User" w:date="2019-10-02T13:30:00Z">
        <w:r w:rsidR="004E11F7">
          <w:t xml:space="preserve">CNN </w:t>
        </w:r>
      </w:ins>
      <w:ins w:id="1538" w:author="Windows User" w:date="2019-09-28T12:00:00Z">
        <w:r>
          <w:t>for hyperspectral image classification,”</w:t>
        </w:r>
      </w:ins>
      <w:ins w:id="1539" w:author="Windows User" w:date="2019-10-02T13:30:00Z">
        <w:r w:rsidR="004E11F7">
          <w:t xml:space="preserve"> </w:t>
        </w:r>
      </w:ins>
      <w:ins w:id="1540" w:author="Windows User" w:date="2019-09-28T12:00:00Z">
        <w:r>
          <w:t>IEEE</w:t>
        </w:r>
      </w:ins>
      <w:ins w:id="1541" w:author="Windows User" w:date="2019-10-02T13:30:00Z">
        <w:r w:rsidR="004E11F7">
          <w:t xml:space="preserve"> </w:t>
        </w:r>
      </w:ins>
      <w:ins w:id="1542" w:author="Windows User" w:date="2019-09-28T12:00:00Z">
        <w:r>
          <w:t>Transactions on Image Processing27, 2623–2634 (June 2018).</w:t>
        </w:r>
      </w:ins>
    </w:p>
    <w:p w14:paraId="28975D36" w14:textId="415A0565" w:rsidR="004E11F7" w:rsidRDefault="004E11F7" w:rsidP="00CD2F3C">
      <w:pPr>
        <w:ind w:firstLine="0"/>
        <w:rPr>
          <w:ins w:id="1543" w:author="Windows User" w:date="2019-10-02T13:31:00Z"/>
        </w:rPr>
      </w:pPr>
      <w:ins w:id="1544" w:author="Windows User" w:date="2019-09-28T12:00:00Z">
        <w:r>
          <w:t xml:space="preserve">[10] </w:t>
        </w:r>
        <w:proofErr w:type="spellStart"/>
        <w:r w:rsidR="00CD2F3C">
          <w:t>Dalponte</w:t>
        </w:r>
        <w:proofErr w:type="spellEnd"/>
        <w:r w:rsidR="00CD2F3C">
          <w:t xml:space="preserve">, M., </w:t>
        </w:r>
        <w:proofErr w:type="spellStart"/>
        <w:r w:rsidR="00CD2F3C">
          <w:t>rka</w:t>
        </w:r>
        <w:proofErr w:type="spellEnd"/>
        <w:r w:rsidR="00CD2F3C">
          <w:t xml:space="preserve">, H. O., </w:t>
        </w:r>
        <w:proofErr w:type="spellStart"/>
        <w:r w:rsidR="00CD2F3C">
          <w:t>Ene</w:t>
        </w:r>
        <w:proofErr w:type="spellEnd"/>
        <w:r w:rsidR="00CD2F3C">
          <w:t xml:space="preserve">, L. T., </w:t>
        </w:r>
        <w:proofErr w:type="spellStart"/>
        <w:r w:rsidR="00CD2F3C">
          <w:t>Gobakken</w:t>
        </w:r>
        <w:proofErr w:type="spellEnd"/>
        <w:r w:rsidR="00CD2F3C">
          <w:t xml:space="preserve">, T., and </w:t>
        </w:r>
        <w:proofErr w:type="spellStart"/>
        <w:r w:rsidR="00CD2F3C">
          <w:t>Nsset</w:t>
        </w:r>
        <w:proofErr w:type="spellEnd"/>
        <w:r w:rsidR="00CD2F3C">
          <w:t>, E., “Tree crown delineation and tree species</w:t>
        </w:r>
      </w:ins>
      <w:ins w:id="1545" w:author="Windows User" w:date="2019-10-02T13:30:00Z">
        <w:r>
          <w:t xml:space="preserve"> </w:t>
        </w:r>
      </w:ins>
      <w:ins w:id="1546" w:author="Windows User" w:date="2019-09-28T12:00:00Z">
        <w:r w:rsidR="00CD2F3C">
          <w:t xml:space="preserve">classification in boreal forests using hyperspectral and </w:t>
        </w:r>
      </w:ins>
      <w:ins w:id="1547" w:author="Windows User" w:date="2019-10-02T13:30:00Z">
        <w:r>
          <w:t>ALS</w:t>
        </w:r>
      </w:ins>
      <w:ins w:id="1548" w:author="Windows User" w:date="2019-09-28T12:00:00Z">
        <w:r w:rsidR="00CD2F3C">
          <w:t xml:space="preserve"> data,”</w:t>
        </w:r>
      </w:ins>
      <w:ins w:id="1549" w:author="Windows User" w:date="2019-10-02T13:30:00Z">
        <w:r>
          <w:t xml:space="preserve"> </w:t>
        </w:r>
      </w:ins>
      <w:ins w:id="1550" w:author="Windows User" w:date="2019-09-28T12:00:00Z">
        <w:r w:rsidR="00CD2F3C">
          <w:t>Remote Sensing of Environment140, 306– 317 (2014).</w:t>
        </w:r>
      </w:ins>
    </w:p>
    <w:p w14:paraId="1D68335F" w14:textId="77777777" w:rsidR="004E11F7" w:rsidRDefault="004E11F7" w:rsidP="00CD2F3C">
      <w:pPr>
        <w:ind w:firstLine="0"/>
        <w:rPr>
          <w:ins w:id="1551" w:author="Windows User" w:date="2019-10-02T13:31:00Z"/>
        </w:rPr>
      </w:pPr>
      <w:ins w:id="1552" w:author="Windows User" w:date="2019-09-28T12:00:00Z">
        <w:r>
          <w:t xml:space="preserve">[11] </w:t>
        </w:r>
        <w:r w:rsidR="00CD2F3C">
          <w:t xml:space="preserve">Maschler, J., </w:t>
        </w:r>
        <w:proofErr w:type="spellStart"/>
        <w:r w:rsidR="00CD2F3C">
          <w:t>Atzberger</w:t>
        </w:r>
        <w:proofErr w:type="spellEnd"/>
        <w:r w:rsidR="00CD2F3C">
          <w:t xml:space="preserve">, C., and </w:t>
        </w:r>
        <w:proofErr w:type="spellStart"/>
        <w:r w:rsidR="00CD2F3C">
          <w:t>Immitzer</w:t>
        </w:r>
        <w:proofErr w:type="spellEnd"/>
        <w:r w:rsidR="00CD2F3C">
          <w:t xml:space="preserve">, M., “Individual tree crown segmentation and classification of 13tree species using airborne hyperspectral </w:t>
        </w:r>
        <w:proofErr w:type="spellStart"/>
        <w:r w:rsidR="00CD2F3C">
          <w:t>data</w:t>
        </w:r>
        <w:proofErr w:type="gramStart"/>
        <w:r w:rsidR="00CD2F3C">
          <w:t>,”Remote</w:t>
        </w:r>
        <w:proofErr w:type="spellEnd"/>
        <w:proofErr w:type="gramEnd"/>
        <w:r w:rsidR="00CD2F3C">
          <w:t xml:space="preserve"> Sensing10(8) (2018).</w:t>
        </w:r>
      </w:ins>
    </w:p>
    <w:p w14:paraId="60908286" w14:textId="7D6EB677" w:rsidR="004E11F7" w:rsidRDefault="004E11F7" w:rsidP="00CD2F3C">
      <w:pPr>
        <w:ind w:firstLine="0"/>
        <w:rPr>
          <w:ins w:id="1553" w:author="Windows User" w:date="2019-10-02T13:31:00Z"/>
        </w:rPr>
      </w:pPr>
      <w:ins w:id="1554" w:author="Windows User" w:date="2019-09-28T12:00:00Z">
        <w:r>
          <w:t xml:space="preserve">[12] </w:t>
        </w:r>
        <w:proofErr w:type="gramStart"/>
        <w:r w:rsidR="00CD2F3C">
          <w:t>Nevalainen,  O.</w:t>
        </w:r>
        <w:proofErr w:type="gramEnd"/>
        <w:r w:rsidR="00CD2F3C">
          <w:t xml:space="preserve">,  </w:t>
        </w:r>
        <w:proofErr w:type="spellStart"/>
        <w:r w:rsidR="00CD2F3C">
          <w:t>Honkavaara</w:t>
        </w:r>
        <w:proofErr w:type="spellEnd"/>
        <w:r w:rsidR="00CD2F3C">
          <w:t xml:space="preserve">,  E.,  </w:t>
        </w:r>
        <w:proofErr w:type="spellStart"/>
        <w:r w:rsidR="00CD2F3C">
          <w:t>Tuominen</w:t>
        </w:r>
        <w:proofErr w:type="spellEnd"/>
        <w:r w:rsidR="00CD2F3C">
          <w:t xml:space="preserve">,  S.,  </w:t>
        </w:r>
        <w:proofErr w:type="spellStart"/>
        <w:r w:rsidR="00CD2F3C">
          <w:t>Viljanen</w:t>
        </w:r>
        <w:proofErr w:type="spellEnd"/>
        <w:r w:rsidR="00CD2F3C">
          <w:t xml:space="preserve">,  N.,  Hakala,  T.,  Yu,  X.,  </w:t>
        </w:r>
        <w:proofErr w:type="spellStart"/>
        <w:r w:rsidR="00CD2F3C">
          <w:t>Hyypp</w:t>
        </w:r>
        <w:proofErr w:type="spellEnd"/>
        <w:r w:rsidR="00CD2F3C">
          <w:t xml:space="preserve"> ̈a,  J.,  </w:t>
        </w:r>
        <w:proofErr w:type="spellStart"/>
        <w:r w:rsidR="00CD2F3C">
          <w:t>Saari</w:t>
        </w:r>
        <w:proofErr w:type="spellEnd"/>
        <w:r w:rsidR="00CD2F3C">
          <w:t>,  H.,P ̈</w:t>
        </w:r>
        <w:proofErr w:type="spellStart"/>
        <w:r w:rsidR="00CD2F3C">
          <w:t>ol</w:t>
        </w:r>
        <w:proofErr w:type="spellEnd"/>
        <w:r w:rsidR="00CD2F3C">
          <w:t xml:space="preserve"> ̈</w:t>
        </w:r>
        <w:proofErr w:type="spellStart"/>
        <w:r w:rsidR="00CD2F3C">
          <w:t>onen</w:t>
        </w:r>
        <w:proofErr w:type="spellEnd"/>
        <w:r w:rsidR="00CD2F3C">
          <w:t>,  I.,  Imai,  N.  N.</w:t>
        </w:r>
        <w:proofErr w:type="gramStart"/>
        <w:r w:rsidR="00CD2F3C">
          <w:t xml:space="preserve">, </w:t>
        </w:r>
        <w:r>
          <w:t xml:space="preserve"> and</w:t>
        </w:r>
        <w:proofErr w:type="gramEnd"/>
        <w:r>
          <w:t xml:space="preserve">  </w:t>
        </w:r>
        <w:proofErr w:type="spellStart"/>
        <w:r>
          <w:t>Tommaselli</w:t>
        </w:r>
        <w:proofErr w:type="spellEnd"/>
        <w:r>
          <w:t>,  A.  M.  G., “Individual</w:t>
        </w:r>
        <w:r w:rsidR="00CD2F3C">
          <w:t xml:space="preserve"> </w:t>
        </w:r>
        <w:proofErr w:type="gramStart"/>
        <w:r w:rsidR="00CD2F3C">
          <w:t>tree  detection</w:t>
        </w:r>
        <w:proofErr w:type="gramEnd"/>
        <w:r w:rsidR="00CD2F3C">
          <w:t xml:space="preserve">  and  classification  </w:t>
        </w:r>
        <w:proofErr w:type="spellStart"/>
        <w:r w:rsidR="00CD2F3C">
          <w:t>withuav</w:t>
        </w:r>
        <w:proofErr w:type="spellEnd"/>
        <w:r w:rsidR="00CD2F3C">
          <w:t xml:space="preserve">-based photogrammetric point clouds and hyperspectral </w:t>
        </w:r>
        <w:proofErr w:type="spellStart"/>
        <w:r w:rsidR="00CD2F3C">
          <w:t>imaging,”Remote</w:t>
        </w:r>
        <w:proofErr w:type="spellEnd"/>
        <w:r w:rsidR="00CD2F3C">
          <w:t xml:space="preserve"> Sensing9, 185 (2017).</w:t>
        </w:r>
      </w:ins>
    </w:p>
    <w:p w14:paraId="6CFAFB12" w14:textId="7999654C" w:rsidR="004E11F7" w:rsidRDefault="0041712B" w:rsidP="00CD2F3C">
      <w:pPr>
        <w:ind w:firstLine="0"/>
        <w:rPr>
          <w:ins w:id="1555" w:author="Windows User" w:date="2019-10-02T13:31:00Z"/>
        </w:rPr>
      </w:pPr>
      <w:ins w:id="1556" w:author="Windows User" w:date="2019-09-28T12:00:00Z">
        <w:r>
          <w:t xml:space="preserve">[13] </w:t>
        </w:r>
        <w:r w:rsidR="00CD2F3C">
          <w:t>The Imaging &amp; Geospatial Information Society, “LAS SPECIFICATION,” (08 2011).</w:t>
        </w:r>
      </w:ins>
    </w:p>
    <w:p w14:paraId="6E5B0882" w14:textId="1A6A6BBD" w:rsidR="004E11F7" w:rsidRDefault="0041712B" w:rsidP="00CD2F3C">
      <w:pPr>
        <w:ind w:firstLine="0"/>
        <w:rPr>
          <w:ins w:id="1557" w:author="Windows User" w:date="2019-10-02T13:31:00Z"/>
        </w:rPr>
      </w:pPr>
      <w:ins w:id="1558" w:author="Windows User" w:date="2019-09-28T12:00:00Z">
        <w:r>
          <w:t xml:space="preserve">[14] </w:t>
        </w:r>
        <w:r w:rsidR="00CD2F3C">
          <w:t>Wu, B., Yu, B., Wu, Q., Huang, Y., Chen, Z., and Wu, J., “Individual tree crown delineation using localized</w:t>
        </w:r>
      </w:ins>
      <w:ins w:id="1559" w:author="Windows User" w:date="2019-10-02T13:31:00Z">
        <w:r w:rsidR="004E11F7">
          <w:t xml:space="preserve"> </w:t>
        </w:r>
      </w:ins>
      <w:ins w:id="1560" w:author="Windows User" w:date="2019-09-28T12:00:00Z">
        <w:r w:rsidR="00CD2F3C">
          <w:t xml:space="preserve">contour tree method and airborne </w:t>
        </w:r>
      </w:ins>
      <w:ins w:id="1561" w:author="Windows User" w:date="2019-10-02T13:32:00Z">
        <w:r w:rsidR="004E11F7">
          <w:t>LiDAR</w:t>
        </w:r>
      </w:ins>
      <w:ins w:id="1562" w:author="Windows User" w:date="2019-09-28T12:00:00Z">
        <w:r w:rsidR="00CD2F3C">
          <w:t xml:space="preserve"> data in coniferous forests,”</w:t>
        </w:r>
      </w:ins>
      <w:ins w:id="1563" w:author="Windows User" w:date="2019-10-02T13:31:00Z">
        <w:r w:rsidR="004E11F7">
          <w:t xml:space="preserve"> </w:t>
        </w:r>
      </w:ins>
      <w:ins w:id="1564" w:author="Windows User" w:date="2019-09-28T12:00:00Z">
        <w:r w:rsidR="00CD2F3C">
          <w:t>International Journal of Applied Earth</w:t>
        </w:r>
      </w:ins>
      <w:ins w:id="1565" w:author="Windows User" w:date="2019-10-02T13:31:00Z">
        <w:r w:rsidR="004E11F7">
          <w:t xml:space="preserve"> </w:t>
        </w:r>
      </w:ins>
      <w:ins w:id="1566" w:author="Windows User" w:date="2019-09-28T12:00:00Z">
        <w:r w:rsidR="00CD2F3C">
          <w:t>Observation and Geoinformation52, 82 – 94 (2016).</w:t>
        </w:r>
      </w:ins>
    </w:p>
    <w:p w14:paraId="5728F0BA" w14:textId="77777777" w:rsidR="004E11F7" w:rsidRDefault="00CD2F3C" w:rsidP="00CD2F3C">
      <w:pPr>
        <w:ind w:firstLine="0"/>
        <w:rPr>
          <w:ins w:id="1567" w:author="Windows User" w:date="2019-10-02T13:32:00Z"/>
        </w:rPr>
      </w:pPr>
      <w:ins w:id="1568" w:author="Windows User" w:date="2019-09-28T12:00:00Z">
        <w:r>
          <w:t xml:space="preserve">[15] Popescu, S., Wynne, R., and Nelson, R., “Estimating plot-level tree heights with </w:t>
        </w:r>
      </w:ins>
      <w:ins w:id="1569" w:author="Windows User" w:date="2019-10-02T13:32:00Z">
        <w:r w:rsidR="004E11F7">
          <w:t>LiDAR</w:t>
        </w:r>
      </w:ins>
      <w:ins w:id="1570" w:author="Windows User" w:date="2019-09-28T12:00:00Z">
        <w:r>
          <w:t xml:space="preserve">:  local filtering with </w:t>
        </w:r>
        <w:proofErr w:type="spellStart"/>
        <w:r>
          <w:t>acanopy</w:t>
        </w:r>
        <w:proofErr w:type="spellEnd"/>
        <w:r>
          <w:t>-height based variable window size,”</w:t>
        </w:r>
      </w:ins>
      <w:ins w:id="1571" w:author="Windows User" w:date="2019-10-02T13:32:00Z">
        <w:r w:rsidR="004E11F7">
          <w:t xml:space="preserve"> </w:t>
        </w:r>
      </w:ins>
      <w:ins w:id="1572" w:author="Windows User" w:date="2019-09-28T12:00:00Z">
        <w:r>
          <w:t>Computers and Electronics in Agriculture37, 71–95 (12 2002).</w:t>
        </w:r>
      </w:ins>
    </w:p>
    <w:p w14:paraId="67E6CB9F" w14:textId="4DD15E61" w:rsidR="004E11F7" w:rsidRDefault="00CD2F3C" w:rsidP="00CD2F3C">
      <w:pPr>
        <w:ind w:firstLine="0"/>
        <w:rPr>
          <w:ins w:id="1573" w:author="Windows User" w:date="2019-10-02T13:32:00Z"/>
        </w:rPr>
      </w:pPr>
      <w:ins w:id="1574" w:author="Windows User" w:date="2019-09-28T12:00:00Z">
        <w:r>
          <w:t xml:space="preserve">[16] Popescu, </w:t>
        </w:r>
        <w:del w:id="1575" w:author="Мосин Василий Михайлович" w:date="2019-10-02T20:57:00Z">
          <w:r w:rsidDel="00187372">
            <w:delText xml:space="preserve"> </w:delText>
          </w:r>
        </w:del>
        <w:r>
          <w:t xml:space="preserve">S.  and </w:t>
        </w:r>
        <w:del w:id="1576" w:author="Мосин Василий Михайлович" w:date="2019-10-02T20:57:00Z">
          <w:r w:rsidDel="00187372">
            <w:delText xml:space="preserve"> </w:delText>
          </w:r>
        </w:del>
        <w:r>
          <w:t xml:space="preserve">Wynne, </w:t>
        </w:r>
        <w:del w:id="1577" w:author="Мосин Василий Михайлович" w:date="2019-10-02T20:58:00Z">
          <w:r w:rsidDel="00187372">
            <w:delText xml:space="preserve"> </w:delText>
          </w:r>
        </w:del>
        <w:r>
          <w:t xml:space="preserve">R., </w:t>
        </w:r>
        <w:del w:id="1578" w:author="Мосин Василий Михайлович" w:date="2019-10-02T20:58:00Z">
          <w:r w:rsidDel="00187372">
            <w:delText xml:space="preserve"> </w:delText>
          </w:r>
        </w:del>
        <w:r>
          <w:t>“</w:t>
        </w:r>
        <w:proofErr w:type="gramStart"/>
        <w:r>
          <w:t>Seeing  the</w:t>
        </w:r>
        <w:proofErr w:type="gramEnd"/>
        <w:r>
          <w:t xml:space="preserve">  trees  in  the  forest:   Using  lidar  and  multispectral  data  </w:t>
        </w:r>
        <w:proofErr w:type="spellStart"/>
        <w:r>
          <w:t>fusionwith</w:t>
        </w:r>
        <w:proofErr w:type="spellEnd"/>
        <w:r>
          <w:t xml:space="preserve"> local filtering and variable window size for estimating tree </w:t>
        </w:r>
        <w:proofErr w:type="spellStart"/>
        <w:r>
          <w:t>height,”Photogrammetric</w:t>
        </w:r>
        <w:proofErr w:type="spellEnd"/>
        <w:r>
          <w:t xml:space="preserve"> Engineering </w:t>
        </w:r>
        <w:proofErr w:type="spellStart"/>
        <w:r>
          <w:t>andRemote</w:t>
        </w:r>
        <w:proofErr w:type="spellEnd"/>
        <w:r>
          <w:t xml:space="preserve"> Sensing70, 589–604 (05 2004).</w:t>
        </w:r>
      </w:ins>
    </w:p>
    <w:p w14:paraId="523CC39E" w14:textId="68F5BAFC" w:rsidR="004E11F7" w:rsidRDefault="004E11F7" w:rsidP="00CD2F3C">
      <w:pPr>
        <w:ind w:firstLine="0"/>
        <w:rPr>
          <w:ins w:id="1579" w:author="Windows User" w:date="2019-10-02T13:33:00Z"/>
        </w:rPr>
      </w:pPr>
      <w:ins w:id="1580" w:author="Windows User" w:date="2019-09-28T12:00:00Z">
        <w:r>
          <w:t xml:space="preserve">[17] </w:t>
        </w:r>
        <w:proofErr w:type="spellStart"/>
        <w:r w:rsidR="00CD2F3C">
          <w:t>Tiede</w:t>
        </w:r>
        <w:proofErr w:type="spellEnd"/>
        <w:r w:rsidR="00CD2F3C">
          <w:t xml:space="preserve">, D., “A full </w:t>
        </w:r>
        <w:proofErr w:type="spellStart"/>
        <w:r w:rsidR="00CD2F3C">
          <w:t>gis</w:t>
        </w:r>
        <w:proofErr w:type="spellEnd"/>
        <w:r w:rsidR="00CD2F3C">
          <w:t xml:space="preserve">-based workflow for tree identification and tree crown delineation using laser </w:t>
        </w:r>
        <w:proofErr w:type="spellStart"/>
        <w:r w:rsidR="00CD2F3C">
          <w:t>scanning.</w:t>
        </w:r>
        <w:proofErr w:type="gramStart"/>
        <w:r w:rsidR="00CD2F3C">
          <w:t>,”International</w:t>
        </w:r>
        <w:proofErr w:type="spellEnd"/>
        <w:proofErr w:type="gramEnd"/>
        <w:r w:rsidR="00CD2F3C">
          <w:t xml:space="preserve"> Archives of Photogrammetry, Remote Sensing and Spatial Information </w:t>
        </w:r>
        <w:proofErr w:type="spellStart"/>
        <w:r w:rsidR="00CD2F3C">
          <w:t>SciencesXXXVI</w:t>
        </w:r>
        <w:proofErr w:type="spellEnd"/>
        <w:r w:rsidR="00CD2F3C">
          <w:t>, 9 –14 (01 2005).</w:t>
        </w:r>
      </w:ins>
    </w:p>
    <w:p w14:paraId="23DAA632" w14:textId="690C9BE0" w:rsidR="004E11F7" w:rsidRDefault="004E11F7" w:rsidP="00CD2F3C">
      <w:pPr>
        <w:ind w:firstLine="0"/>
        <w:rPr>
          <w:ins w:id="1581" w:author="Windows User" w:date="2019-10-02T13:33:00Z"/>
        </w:rPr>
      </w:pPr>
      <w:ins w:id="1582" w:author="Windows User" w:date="2019-09-28T12:00:00Z">
        <w:r>
          <w:t>[18]</w:t>
        </w:r>
        <w:r w:rsidR="00CD2F3C">
          <w:t xml:space="preserve"> </w:t>
        </w:r>
        <w:proofErr w:type="spellStart"/>
        <w:r w:rsidR="00CD2F3C">
          <w:t>Wulder</w:t>
        </w:r>
        <w:proofErr w:type="spellEnd"/>
        <w:r w:rsidR="00CD2F3C">
          <w:t xml:space="preserve">, M., Niemann, K., and Goodenough, D., “Local maximum filtering for the extraction of tree </w:t>
        </w:r>
        <w:proofErr w:type="spellStart"/>
        <w:r w:rsidR="00CD2F3C">
          <w:t>locationsand</w:t>
        </w:r>
        <w:proofErr w:type="spellEnd"/>
        <w:r w:rsidR="00CD2F3C">
          <w:t xml:space="preserve"> basal area from high spatial resolution </w:t>
        </w:r>
        <w:proofErr w:type="spellStart"/>
        <w:r w:rsidR="00CD2F3C">
          <w:t>imagery</w:t>
        </w:r>
        <w:proofErr w:type="gramStart"/>
        <w:r w:rsidR="00CD2F3C">
          <w:t>,”Remote</w:t>
        </w:r>
        <w:proofErr w:type="spellEnd"/>
        <w:proofErr w:type="gramEnd"/>
        <w:r w:rsidR="00CD2F3C">
          <w:t xml:space="preserve"> Sensing of Environment73, 103–114 (07 2000).</w:t>
        </w:r>
      </w:ins>
    </w:p>
    <w:p w14:paraId="31BD7387" w14:textId="3EC4B3A7" w:rsidR="004E11F7" w:rsidRDefault="004E11F7" w:rsidP="00CD2F3C">
      <w:pPr>
        <w:ind w:firstLine="0"/>
        <w:rPr>
          <w:ins w:id="1583" w:author="Windows User" w:date="2019-10-02T13:33:00Z"/>
        </w:rPr>
      </w:pPr>
      <w:ins w:id="1584" w:author="Windows User" w:date="2019-09-28T12:00:00Z">
        <w:r>
          <w:t xml:space="preserve">[19] </w:t>
        </w:r>
        <w:r w:rsidR="00CD2F3C">
          <w:t xml:space="preserve">S </w:t>
        </w:r>
        <w:proofErr w:type="spellStart"/>
        <w:r w:rsidR="00CD2F3C">
          <w:t>Culvenor</w:t>
        </w:r>
        <w:proofErr w:type="spellEnd"/>
        <w:r w:rsidR="00CD2F3C">
          <w:t>, D., “</w:t>
        </w:r>
      </w:ins>
      <w:ins w:id="1585" w:author="Windows User" w:date="2019-10-02T16:11:00Z">
        <w:r w:rsidR="00D02A3B">
          <w:t>19</w:t>
        </w:r>
      </w:ins>
      <w:ins w:id="1586" w:author="Windows User" w:date="2019-09-28T12:00:00Z">
        <w:r w:rsidR="00CD2F3C">
          <w:t xml:space="preserve">:  An algorithm for the delineation of tree crowns in high spatial resolution </w:t>
        </w:r>
        <w:proofErr w:type="spellStart"/>
        <w:r w:rsidR="00CD2F3C">
          <w:lastRenderedPageBreak/>
          <w:t>remotelysensed</w:t>
        </w:r>
        <w:proofErr w:type="spellEnd"/>
        <w:r w:rsidR="00CD2F3C">
          <w:t xml:space="preserve"> </w:t>
        </w:r>
        <w:proofErr w:type="spellStart"/>
        <w:r w:rsidR="00CD2F3C">
          <w:t>imagery</w:t>
        </w:r>
        <w:proofErr w:type="gramStart"/>
        <w:r w:rsidR="00CD2F3C">
          <w:t>,”Computers</w:t>
        </w:r>
        <w:proofErr w:type="spellEnd"/>
        <w:proofErr w:type="gramEnd"/>
        <w:r w:rsidR="00CD2F3C">
          <w:t xml:space="preserve"> &amp; Geosciences - COMPUT GEOSCI28, 33–44 (02 2002).</w:t>
        </w:r>
      </w:ins>
    </w:p>
    <w:p w14:paraId="30A2B54E" w14:textId="2C971F65" w:rsidR="004E11F7" w:rsidRDefault="004E11F7" w:rsidP="00CD2F3C">
      <w:pPr>
        <w:ind w:firstLine="0"/>
        <w:rPr>
          <w:ins w:id="1587" w:author="Windows User" w:date="2019-10-02T13:33:00Z"/>
        </w:rPr>
      </w:pPr>
      <w:ins w:id="1588" w:author="Windows User" w:date="2019-09-28T12:00:00Z">
        <w:r>
          <w:t xml:space="preserve">[20] </w:t>
        </w:r>
      </w:ins>
      <w:ins w:id="1589" w:author="Windows User" w:date="2019-10-02T16:12:00Z">
        <w:r w:rsidR="00D02A3B">
          <w:t>20</w:t>
        </w:r>
      </w:ins>
      <w:ins w:id="1590" w:author="Windows User" w:date="2019-09-28T12:00:00Z">
        <w:r w:rsidR="00CD2F3C">
          <w:t xml:space="preserve">, D., King, D., Bell, F. W., and Pitt, D., “Automated tree crown detection and delineation in high-resolution digital camera imagery of coniferous forest </w:t>
        </w:r>
        <w:proofErr w:type="spellStart"/>
        <w:r w:rsidR="00CD2F3C">
          <w:t>regeneration</w:t>
        </w:r>
        <w:proofErr w:type="gramStart"/>
        <w:r w:rsidR="00CD2F3C">
          <w:t>,”Remote</w:t>
        </w:r>
        <w:proofErr w:type="spellEnd"/>
        <w:proofErr w:type="gramEnd"/>
        <w:r w:rsidR="00CD2F3C">
          <w:t xml:space="preserve"> Sensing of Environment82,322–334 (10 2002).</w:t>
        </w:r>
      </w:ins>
    </w:p>
    <w:p w14:paraId="55B910F5" w14:textId="6829676A" w:rsidR="00CD2F3C" w:rsidRDefault="004E11F7" w:rsidP="00CD2F3C">
      <w:pPr>
        <w:ind w:firstLine="0"/>
        <w:rPr>
          <w:ins w:id="1591" w:author="Windows User" w:date="2019-09-28T12:00:00Z"/>
        </w:rPr>
      </w:pPr>
      <w:ins w:id="1592" w:author="Windows User" w:date="2019-09-28T12:00:00Z">
        <w:r>
          <w:t xml:space="preserve">[21] </w:t>
        </w:r>
        <w:proofErr w:type="spellStart"/>
        <w:r w:rsidR="00CD2F3C">
          <w:t>Novotn</w:t>
        </w:r>
        <w:proofErr w:type="spellEnd"/>
        <w:r w:rsidR="00CD2F3C">
          <w:t xml:space="preserve"> ́y, J., “Individual tree crowns delineation using local maxima approach and seeded region </w:t>
        </w:r>
        <w:proofErr w:type="spellStart"/>
        <w:r w:rsidR="00CD2F3C">
          <w:t>growingtechnique</w:t>
        </w:r>
        <w:proofErr w:type="spellEnd"/>
        <w:r w:rsidR="00CD2F3C">
          <w:t>,” (2011).</w:t>
        </w:r>
      </w:ins>
    </w:p>
    <w:p w14:paraId="2A9C1634" w14:textId="78F31189" w:rsidR="004E11F7" w:rsidRDefault="004E11F7">
      <w:pPr>
        <w:ind w:firstLine="0"/>
        <w:rPr>
          <w:ins w:id="1593" w:author="Windows User" w:date="2019-10-02T13:33:00Z"/>
        </w:rPr>
        <w:pPrChange w:id="1594" w:author="Windows User" w:date="2019-09-28T12:00:00Z">
          <w:pPr/>
        </w:pPrChange>
      </w:pPr>
      <w:ins w:id="1595" w:author="Windows User" w:date="2019-09-28T12:00:00Z">
        <w:r>
          <w:t xml:space="preserve">[22] </w:t>
        </w:r>
        <w:r w:rsidR="00CD2F3C">
          <w:t xml:space="preserve">Li, W., Fu, H., Yu, L., and Cracknell, A. P., “Deep learning based oil palm tree detection and counting </w:t>
        </w:r>
        <w:proofErr w:type="spellStart"/>
        <w:r w:rsidR="00CD2F3C">
          <w:t>forhigh</w:t>
        </w:r>
        <w:proofErr w:type="spellEnd"/>
        <w:r w:rsidR="00CD2F3C">
          <w:t xml:space="preserve">-resolution remote sensing </w:t>
        </w:r>
        <w:proofErr w:type="spellStart"/>
        <w:r w:rsidR="00CD2F3C">
          <w:t>images</w:t>
        </w:r>
        <w:proofErr w:type="gramStart"/>
        <w:r w:rsidR="00CD2F3C">
          <w:t>,”Remote</w:t>
        </w:r>
        <w:proofErr w:type="spellEnd"/>
        <w:proofErr w:type="gramEnd"/>
        <w:r w:rsidR="00CD2F3C">
          <w:t xml:space="preserve"> Sensing9, 22 (2016).</w:t>
        </w:r>
      </w:ins>
    </w:p>
    <w:p w14:paraId="47A42831" w14:textId="2218E582" w:rsidR="004E11F7" w:rsidRDefault="004E11F7">
      <w:pPr>
        <w:ind w:firstLine="0"/>
        <w:rPr>
          <w:ins w:id="1596" w:author="Windows User" w:date="2019-10-02T13:33:00Z"/>
        </w:rPr>
        <w:pPrChange w:id="1597" w:author="Windows User" w:date="2019-09-28T12:00:00Z">
          <w:pPr/>
        </w:pPrChange>
      </w:pPr>
      <w:ins w:id="1598" w:author="Windows User" w:date="2019-09-28T12:00:00Z">
        <w:r>
          <w:t xml:space="preserve">[23] </w:t>
        </w:r>
        <w:proofErr w:type="spellStart"/>
        <w:r w:rsidR="00CD2F3C">
          <w:t>Tianyang</w:t>
        </w:r>
        <w:proofErr w:type="spellEnd"/>
        <w:r w:rsidR="00CD2F3C">
          <w:t xml:space="preserve">, D., Jian, Z., </w:t>
        </w:r>
        <w:proofErr w:type="spellStart"/>
        <w:r w:rsidR="00CD2F3C">
          <w:t>Sibin</w:t>
        </w:r>
        <w:proofErr w:type="spellEnd"/>
        <w:r w:rsidR="00CD2F3C">
          <w:t>, G., Ying, S., and Jing, F., “Single-tree detection in high-resolution remote-sensing images based on a cascade neural network,”</w:t>
        </w:r>
      </w:ins>
      <w:ins w:id="1599" w:author="Мосин Василий Михайлович" w:date="2019-10-02T20:31:00Z">
        <w:r w:rsidR="008140A0">
          <w:t xml:space="preserve"> </w:t>
        </w:r>
      </w:ins>
      <w:ins w:id="1600" w:author="Windows User" w:date="2019-09-28T12:00:00Z">
        <w:r w:rsidR="00CD2F3C">
          <w:t>ISPRS International Journal of Geo-Information7,367 (09 2018).</w:t>
        </w:r>
      </w:ins>
    </w:p>
    <w:p w14:paraId="2B5F9748" w14:textId="0509A505" w:rsidR="004E11F7" w:rsidRDefault="004E11F7">
      <w:pPr>
        <w:ind w:firstLine="0"/>
        <w:rPr>
          <w:ins w:id="1601" w:author="Windows User" w:date="2019-10-02T13:33:00Z"/>
        </w:rPr>
        <w:pPrChange w:id="1602" w:author="Windows User" w:date="2019-09-28T12:00:00Z">
          <w:pPr/>
        </w:pPrChange>
      </w:pPr>
      <w:ins w:id="1603" w:author="Windows User" w:date="2019-09-28T12:00:00Z">
        <w:r>
          <w:t xml:space="preserve">[24] </w:t>
        </w:r>
        <w:r w:rsidR="00CD2F3C">
          <w:t>Cao, F., Yang, Z., Ren, J., Jiang, M., and Ling, W., “Does normalization methods play a role for hyper-</w:t>
        </w:r>
        <w:r w:rsidR="00CD2F3C">
          <w:t xml:space="preserve">spectral image </w:t>
        </w:r>
        <w:proofErr w:type="gramStart"/>
        <w:r w:rsidR="00CD2F3C">
          <w:t>classification</w:t>
        </w:r>
      </w:ins>
      <w:ins w:id="1604" w:author="Windows User" w:date="2019-10-02T13:33:00Z">
        <w:r>
          <w:t xml:space="preserve"> </w:t>
        </w:r>
      </w:ins>
      <w:ins w:id="1605" w:author="Windows User" w:date="2019-09-28T12:00:00Z">
        <w:r w:rsidR="00CD2F3C">
          <w:t>?</w:t>
        </w:r>
        <w:proofErr w:type="gramEnd"/>
        <w:r w:rsidR="00CD2F3C">
          <w:t>,”</w:t>
        </w:r>
      </w:ins>
      <w:ins w:id="1606" w:author="Windows User" w:date="2019-10-02T13:33:00Z">
        <w:r>
          <w:t xml:space="preserve"> </w:t>
        </w:r>
      </w:ins>
      <w:proofErr w:type="spellStart"/>
      <w:ins w:id="1607" w:author="Windows User" w:date="2019-09-28T12:00:00Z">
        <w:r w:rsidR="00CD2F3C">
          <w:t>CoRRabs</w:t>
        </w:r>
        <w:proofErr w:type="spellEnd"/>
        <w:r w:rsidR="00CD2F3C">
          <w:t>/1710.02939(2017).</w:t>
        </w:r>
      </w:ins>
    </w:p>
    <w:p w14:paraId="7F655449" w14:textId="77777777" w:rsidR="00A7395D" w:rsidRDefault="00CD2F3C">
      <w:pPr>
        <w:ind w:firstLine="0"/>
        <w:rPr>
          <w:ins w:id="1608" w:author="Мосин Василий Михайлович" w:date="2019-10-02T20:28:00Z"/>
        </w:rPr>
      </w:pPr>
      <w:ins w:id="1609" w:author="Windows User" w:date="2019-09-28T12:00:00Z">
        <w:r>
          <w:t xml:space="preserve">[25]  </w:t>
        </w:r>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Grisel, O., Blondel, M., </w:t>
        </w:r>
        <w:proofErr w:type="spellStart"/>
        <w:r>
          <w:t>Prettenhofer,P</w:t>
        </w:r>
        <w:proofErr w:type="spellEnd"/>
        <w:r>
          <w:t xml:space="preserve">.,  Weiss,  R.,  </w:t>
        </w:r>
        <w:proofErr w:type="spellStart"/>
        <w:r>
          <w:t>Dubourg</w:t>
        </w:r>
        <w:proofErr w:type="spellEnd"/>
        <w:r>
          <w:t xml:space="preserve">,  V.,  </w:t>
        </w:r>
        <w:proofErr w:type="spellStart"/>
        <w:r>
          <w:t>Vanderplas</w:t>
        </w:r>
        <w:proofErr w:type="spellEnd"/>
        <w:r>
          <w:t xml:space="preserve">,  J.,  </w:t>
        </w:r>
        <w:proofErr w:type="spellStart"/>
        <w:r>
          <w:t>Passos</w:t>
        </w:r>
        <w:proofErr w:type="spellEnd"/>
        <w:r>
          <w:t xml:space="preserve">,  A.,  </w:t>
        </w:r>
        <w:proofErr w:type="spellStart"/>
        <w:r>
          <w:t>Cournapeau</w:t>
        </w:r>
        <w:proofErr w:type="spellEnd"/>
        <w:r>
          <w:t xml:space="preserve">,  D.,  </w:t>
        </w:r>
        <w:proofErr w:type="spellStart"/>
        <w:r>
          <w:t>Brucher</w:t>
        </w:r>
        <w:proofErr w:type="spellEnd"/>
        <w:r>
          <w:t>,  M.,  Perrot,  M.,  and</w:t>
        </w:r>
      </w:ins>
      <w:ins w:id="1610" w:author="Windows User" w:date="2019-10-02T13:33:00Z">
        <w:r w:rsidR="004E11F7">
          <w:t xml:space="preserve"> </w:t>
        </w:r>
      </w:ins>
      <w:proofErr w:type="spellStart"/>
      <w:ins w:id="1611" w:author="Windows User" w:date="2019-09-28T12:00:00Z">
        <w:r>
          <w:t>Duchesnay</w:t>
        </w:r>
        <w:proofErr w:type="spellEnd"/>
        <w:r>
          <w:t>,  E.,  “</w:t>
        </w:r>
        <w:proofErr w:type="spellStart"/>
        <w:r>
          <w:t>Scikit</w:t>
        </w:r>
        <w:proofErr w:type="spellEnd"/>
        <w:r>
          <w:t>-learn:   Machine  learning  in  Python,”</w:t>
        </w:r>
      </w:ins>
      <w:ins w:id="1612" w:author="Windows User" w:date="2019-10-02T13:33:00Z">
        <w:r w:rsidR="004E11F7">
          <w:t xml:space="preserve"> </w:t>
        </w:r>
      </w:ins>
      <w:ins w:id="1613" w:author="Windows User" w:date="2019-09-28T12:00:00Z">
        <w:r>
          <w:t>Journal of Machine Learning Research12,2825–2830 (2011)</w:t>
        </w:r>
      </w:ins>
      <w:ins w:id="1614" w:author="Мосин Василий Михайлович" w:date="2019-10-02T20:28:00Z">
        <w:r w:rsidR="00A7395D">
          <w:t>.</w:t>
        </w:r>
      </w:ins>
    </w:p>
    <w:p w14:paraId="2D15B7D2" w14:textId="77777777" w:rsidR="00A7395D" w:rsidRDefault="00A7395D" w:rsidP="00A7395D">
      <w:pPr>
        <w:ind w:firstLine="0"/>
        <w:rPr>
          <w:ins w:id="1615" w:author="Мосин Василий Михайлович" w:date="2019-10-02T20:51:00Z"/>
        </w:rPr>
      </w:pPr>
      <w:ins w:id="1616" w:author="Мосин Василий Михайлович" w:date="2019-10-02T20:28:00Z">
        <w:r>
          <w:t>[26]</w:t>
        </w:r>
      </w:ins>
      <w:ins w:id="1617" w:author="Мосин Василий Михайлович" w:date="2019-10-02T20:34:00Z">
        <w:r w:rsidR="008140A0">
          <w:t xml:space="preserve"> </w:t>
        </w:r>
      </w:ins>
      <w:ins w:id="1618" w:author="Мосин Василий Михайлович" w:date="2019-10-02T20:28:00Z">
        <w:r>
          <w:t>Gómez,</w:t>
        </w:r>
      </w:ins>
      <w:ins w:id="1619" w:author="Мосин Василий Михайлович" w:date="2019-10-02T20:34:00Z">
        <w:r w:rsidR="008140A0">
          <w:t xml:space="preserve"> C.,</w:t>
        </w:r>
      </w:ins>
      <w:ins w:id="1620" w:author="Мосин Василий Михайлович" w:date="2019-10-02T20:28:00Z">
        <w:r>
          <w:t xml:space="preserve"> White,</w:t>
        </w:r>
      </w:ins>
      <w:ins w:id="1621" w:author="Мосин Василий Михайлович" w:date="2019-10-02T20:34:00Z">
        <w:r w:rsidR="008140A0">
          <w:t xml:space="preserve"> J.,</w:t>
        </w:r>
      </w:ins>
      <w:ins w:id="1622" w:author="Мосин Василий Михайлович" w:date="2019-10-02T20:33:00Z">
        <w:r w:rsidR="008140A0">
          <w:t xml:space="preserve"> and</w:t>
        </w:r>
      </w:ins>
      <w:ins w:id="1623" w:author="Мосин Василий Михайлович" w:date="2019-10-02T20:28:00Z">
        <w:r>
          <w:t xml:space="preserve"> </w:t>
        </w:r>
        <w:proofErr w:type="spellStart"/>
        <w:r>
          <w:t>Wulder</w:t>
        </w:r>
        <w:proofErr w:type="spellEnd"/>
        <w:r>
          <w:t>,</w:t>
        </w:r>
      </w:ins>
      <w:ins w:id="1624" w:author="Мосин Василий Михайлович" w:date="2019-10-02T20:34:00Z">
        <w:r w:rsidR="008140A0">
          <w:t xml:space="preserve"> M.,</w:t>
        </w:r>
      </w:ins>
      <w:ins w:id="1625" w:author="Мосин Василий Михайлович" w:date="2019-10-02T20:28:00Z">
        <w:r>
          <w:t xml:space="preserve"> </w:t>
        </w:r>
      </w:ins>
      <w:ins w:id="1626" w:author="Мосин Василий Михайлович" w:date="2019-10-02T20:31:00Z">
        <w:r w:rsidR="008140A0">
          <w:t>“</w:t>
        </w:r>
      </w:ins>
      <w:ins w:id="1627" w:author="Мосин Василий Михайлович" w:date="2019-10-02T20:28:00Z">
        <w:r>
          <w:t>Optical remotely sensed time series data for land cover classification: A review</w:t>
        </w:r>
      </w:ins>
      <w:ins w:id="1628" w:author="Мосин Василий Михайлович" w:date="2019-10-02T20:31:00Z">
        <w:r w:rsidR="008140A0">
          <w:t>,”</w:t>
        </w:r>
      </w:ins>
      <w:ins w:id="1629" w:author="Мосин Василий Михайлович" w:date="2019-10-02T20:28:00Z">
        <w:r>
          <w:t xml:space="preserve"> </w:t>
        </w:r>
        <w:r>
          <w:t>ISPRS Journal of Photogrammetry and Remote Sensing</w:t>
        </w:r>
      </w:ins>
      <w:ins w:id="1630" w:author="Мосин Василий Михайлович" w:date="2019-10-02T20:32:00Z">
        <w:r w:rsidR="008140A0">
          <w:t xml:space="preserve"> 116</w:t>
        </w:r>
      </w:ins>
      <w:ins w:id="1631" w:author="Мосин Василий Михайлович" w:date="2019-10-02T20:28:00Z">
        <w:r>
          <w:t>,</w:t>
        </w:r>
      </w:ins>
      <w:ins w:id="1632" w:author="Мосин Василий Михайлович" w:date="2019-10-02T20:33:00Z">
        <w:r w:rsidR="008140A0">
          <w:t xml:space="preserve"> </w:t>
        </w:r>
      </w:ins>
      <w:ins w:id="1633" w:author="Мосин Василий Михайлович" w:date="2019-10-02T20:28:00Z">
        <w:r>
          <w:t>55-72</w:t>
        </w:r>
      </w:ins>
      <w:ins w:id="1634" w:author="Мосин Василий Михайлович" w:date="2019-10-02T20:33:00Z">
        <w:r w:rsidR="008140A0">
          <w:t xml:space="preserve"> (2016)</w:t>
        </w:r>
      </w:ins>
      <w:ins w:id="1635" w:author="Мосин Василий Михайлович" w:date="2019-10-02T20:28:00Z">
        <w:r>
          <w:t>.</w:t>
        </w:r>
      </w:ins>
    </w:p>
    <w:p w14:paraId="6D644E4B" w14:textId="77777777" w:rsidR="00033D86" w:rsidRDefault="00033D86" w:rsidP="00A7395D">
      <w:pPr>
        <w:ind w:firstLine="0"/>
        <w:rPr>
          <w:ins w:id="1636" w:author="Мосин Василий Михайлович" w:date="2019-10-03T13:31:00Z"/>
        </w:rPr>
      </w:pPr>
      <w:ins w:id="1637" w:author="Мосин Василий Михайлович" w:date="2019-10-02T20:51:00Z">
        <w:r>
          <w:t xml:space="preserve">[27] </w:t>
        </w:r>
        <w:r w:rsidRPr="00033D86">
          <w:t>Li</w:t>
        </w:r>
        <w:r>
          <w:t>,</w:t>
        </w:r>
        <w:r w:rsidRPr="00033D86">
          <w:t xml:space="preserve"> Q</w:t>
        </w:r>
        <w:r>
          <w:t>.</w:t>
        </w:r>
        <w:r w:rsidRPr="00033D86">
          <w:t>, Wang</w:t>
        </w:r>
        <w:r>
          <w:t>,</w:t>
        </w:r>
        <w:r w:rsidRPr="00033D86">
          <w:t xml:space="preserve"> C</w:t>
        </w:r>
        <w:r>
          <w:t>.</w:t>
        </w:r>
        <w:r w:rsidRPr="00033D86">
          <w:t>, Zhang</w:t>
        </w:r>
        <w:r>
          <w:t>,</w:t>
        </w:r>
        <w:r w:rsidRPr="00033D86">
          <w:t xml:space="preserve"> B</w:t>
        </w:r>
        <w:r>
          <w:t>.</w:t>
        </w:r>
        <w:r w:rsidRPr="00033D86">
          <w:t xml:space="preserve">, </w:t>
        </w:r>
        <w:r>
          <w:t xml:space="preserve">and </w:t>
        </w:r>
        <w:r w:rsidRPr="00033D86">
          <w:t>Lu</w:t>
        </w:r>
        <w:r>
          <w:t>,</w:t>
        </w:r>
        <w:r w:rsidRPr="00033D86">
          <w:t xml:space="preserve"> L.</w:t>
        </w:r>
        <w:r>
          <w:t>,</w:t>
        </w:r>
        <w:r w:rsidRPr="00033D86">
          <w:t xml:space="preserve"> </w:t>
        </w:r>
      </w:ins>
      <w:ins w:id="1638" w:author="Мосин Василий Михайлович" w:date="2019-10-02T20:52:00Z">
        <w:r>
          <w:t>“</w:t>
        </w:r>
      </w:ins>
      <w:ins w:id="1639" w:author="Мосин Василий Михайлович" w:date="2019-10-02T20:51:00Z">
        <w:r w:rsidRPr="00033D86">
          <w:t>Object-Based Crop Classification with Landsat-MODIS Enhanced Time-Series Data</w:t>
        </w:r>
      </w:ins>
      <w:ins w:id="1640" w:author="Мосин Василий Михайлович" w:date="2019-10-02T20:52:00Z">
        <w:r>
          <w:t>,”</w:t>
        </w:r>
      </w:ins>
      <w:ins w:id="1641" w:author="Мосин Василий Михайлович" w:date="2019-10-02T20:51:00Z">
        <w:r w:rsidRPr="00033D86">
          <w:t xml:space="preserve"> Remote Sensing</w:t>
        </w:r>
      </w:ins>
      <w:ins w:id="1642" w:author="Мосин Василий Михайлович" w:date="2019-10-02T20:52:00Z">
        <w:r w:rsidR="001B5AE2">
          <w:t xml:space="preserve"> </w:t>
        </w:r>
      </w:ins>
      <w:ins w:id="1643" w:author="Мосин Василий Михайлович" w:date="2019-10-02T20:51:00Z">
        <w:r w:rsidRPr="00033D86">
          <w:t>7(12)</w:t>
        </w:r>
      </w:ins>
      <w:ins w:id="1644" w:author="Мосин Василий Михайлович" w:date="2019-10-02T20:52:00Z">
        <w:r w:rsidR="001B5AE2">
          <w:t xml:space="preserve">, </w:t>
        </w:r>
      </w:ins>
      <w:ins w:id="1645" w:author="Мосин Василий Михайлович" w:date="2019-10-02T20:51:00Z">
        <w:r w:rsidRPr="00033D86">
          <w:t>16091-16107</w:t>
        </w:r>
      </w:ins>
      <w:ins w:id="1646" w:author="Мосин Василий Михайлович" w:date="2019-10-02T20:52:00Z">
        <w:r w:rsidR="001B5AE2">
          <w:t xml:space="preserve"> (</w:t>
        </w:r>
        <w:r w:rsidR="001B5AE2" w:rsidRPr="00033D86">
          <w:t>2015</w:t>
        </w:r>
        <w:r w:rsidR="001B5AE2">
          <w:t>)</w:t>
        </w:r>
      </w:ins>
      <w:ins w:id="1647" w:author="Мосин Василий Михайлович" w:date="2019-10-02T20:51:00Z">
        <w:r w:rsidRPr="00033D86">
          <w:t>.</w:t>
        </w:r>
      </w:ins>
    </w:p>
    <w:p w14:paraId="7F9F437C" w14:textId="7A88629B" w:rsidR="003648AB" w:rsidRPr="00537E19" w:rsidRDefault="003648AB" w:rsidP="00A7395D">
      <w:pPr>
        <w:ind w:firstLine="0"/>
        <w:sectPr w:rsidR="003648AB" w:rsidRPr="00537E19" w:rsidSect="00456054">
          <w:footnotePr>
            <w:pos w:val="beneathText"/>
            <w:numFmt w:val="chicago"/>
          </w:footnotePr>
          <w:endnotePr>
            <w:numFmt w:val="decimal"/>
          </w:endnotePr>
          <w:type w:val="continuous"/>
          <w:pgSz w:w="12240" w:h="15840" w:code="1"/>
          <w:pgMar w:top="1417" w:right="1417" w:bottom="1417" w:left="1417" w:header="709" w:footer="709" w:gutter="0"/>
          <w:cols w:num="2" w:space="335"/>
          <w:docGrid w:linePitch="360"/>
        </w:sectPr>
        <w:pPrChange w:id="1648" w:author="Windows User" w:date="2019-09-28T12:00:00Z">
          <w:pPr/>
        </w:pPrChange>
      </w:pPr>
      <w:ins w:id="1649" w:author="Мосин Василий Михайлович" w:date="2019-10-03T13:31:00Z">
        <w:r>
          <w:t xml:space="preserve">[28] </w:t>
        </w:r>
        <w:proofErr w:type="spellStart"/>
        <w:r w:rsidRPr="003648AB">
          <w:t>Verlič</w:t>
        </w:r>
        <w:proofErr w:type="spellEnd"/>
        <w:r w:rsidRPr="003648AB">
          <w:t>, A</w:t>
        </w:r>
        <w:r>
          <w:t>.,</w:t>
        </w:r>
        <w:r w:rsidRPr="003648AB">
          <w:t xml:space="preserve"> ĐURIĆ, N</w:t>
        </w:r>
        <w:r>
          <w:t>.,</w:t>
        </w:r>
        <w:r w:rsidRPr="003648AB">
          <w:t xml:space="preserve"> </w:t>
        </w:r>
        <w:proofErr w:type="spellStart"/>
        <w:r w:rsidRPr="003648AB">
          <w:t>Kokalj</w:t>
        </w:r>
        <w:proofErr w:type="spellEnd"/>
        <w:r w:rsidRPr="003648AB">
          <w:t>, Ž</w:t>
        </w:r>
      </w:ins>
      <w:ins w:id="1650" w:author="Мосин Василий Михайлович" w:date="2019-10-03T13:32:00Z">
        <w:r>
          <w:t>.,</w:t>
        </w:r>
      </w:ins>
      <w:ins w:id="1651" w:author="Мосин Василий Михайлович" w:date="2019-10-03T13:31:00Z">
        <w:r w:rsidRPr="003648AB">
          <w:t xml:space="preserve"> </w:t>
        </w:r>
        <w:proofErr w:type="spellStart"/>
        <w:r w:rsidRPr="003648AB">
          <w:t>Marsetič</w:t>
        </w:r>
        <w:proofErr w:type="spellEnd"/>
        <w:r w:rsidRPr="003648AB">
          <w:t>, A</w:t>
        </w:r>
      </w:ins>
      <w:ins w:id="1652" w:author="Мосин Василий Михайлович" w:date="2019-10-03T13:32:00Z">
        <w:r>
          <w:t xml:space="preserve">., </w:t>
        </w:r>
      </w:ins>
      <w:proofErr w:type="spellStart"/>
      <w:ins w:id="1653" w:author="Мосин Василий Михайлович" w:date="2019-10-03T13:31:00Z">
        <w:r w:rsidRPr="003648AB">
          <w:t>Simončič</w:t>
        </w:r>
        <w:proofErr w:type="spellEnd"/>
        <w:r w:rsidRPr="003648AB">
          <w:t>, P</w:t>
        </w:r>
      </w:ins>
      <w:ins w:id="1654" w:author="Мосин Василий Михайлович" w:date="2019-10-03T13:32:00Z">
        <w:r>
          <w:t>.,</w:t>
        </w:r>
      </w:ins>
      <w:ins w:id="1655" w:author="Мосин Василий Михайлович" w:date="2019-10-03T13:31:00Z">
        <w:r w:rsidRPr="003648AB">
          <w:t xml:space="preserve"> </w:t>
        </w:r>
      </w:ins>
      <w:ins w:id="1656" w:author="Мосин Василий Михайлович" w:date="2019-10-03T13:32:00Z">
        <w:r>
          <w:t xml:space="preserve">and </w:t>
        </w:r>
      </w:ins>
      <w:proofErr w:type="spellStart"/>
      <w:ins w:id="1657" w:author="Мосин Василий Михайлович" w:date="2019-10-03T13:31:00Z">
        <w:r w:rsidRPr="003648AB">
          <w:t>Oštir</w:t>
        </w:r>
        <w:proofErr w:type="spellEnd"/>
        <w:r w:rsidRPr="003648AB">
          <w:t>, K.</w:t>
        </w:r>
      </w:ins>
      <w:ins w:id="1658" w:author="Мосин Василий Михайлович" w:date="2019-10-03T13:32:00Z">
        <w:r>
          <w:t>,</w:t>
        </w:r>
      </w:ins>
      <w:ins w:id="1659" w:author="Мосин Василий Михайлович" w:date="2019-10-03T13:31:00Z">
        <w:r w:rsidRPr="003648AB">
          <w:t xml:space="preserve"> </w:t>
        </w:r>
      </w:ins>
      <w:ins w:id="1660" w:author="Мосин Василий Михайлович" w:date="2019-10-03T13:32:00Z">
        <w:r>
          <w:t>“</w:t>
        </w:r>
      </w:ins>
      <w:ins w:id="1661" w:author="Мосин Василий Михайлович" w:date="2019-10-03T13:31:00Z">
        <w:r w:rsidRPr="003648AB">
          <w:t>Tree Species Classification using WorldView-2 Satellite Images and Laser Scanning Data in a natural Urban Forest.</w:t>
        </w:r>
      </w:ins>
      <w:ins w:id="1662" w:author="Мосин Василий Михайлович" w:date="2019-10-03T13:32:00Z">
        <w:r>
          <w:t>”,</w:t>
        </w:r>
      </w:ins>
      <w:ins w:id="1663" w:author="Мосин Василий Михайлович" w:date="2019-10-03T13:31:00Z">
        <w:r w:rsidRPr="003648AB">
          <w:t xml:space="preserve"> </w:t>
        </w:r>
        <w:proofErr w:type="spellStart"/>
        <w:r w:rsidRPr="003648AB">
          <w:t>Sumarski</w:t>
        </w:r>
        <w:proofErr w:type="spellEnd"/>
        <w:r w:rsidRPr="003648AB">
          <w:t xml:space="preserve"> List</w:t>
        </w:r>
      </w:ins>
      <w:ins w:id="1664" w:author="Мосин Василий Михайлович" w:date="2019-10-03T13:33:00Z">
        <w:r>
          <w:t xml:space="preserve"> </w:t>
        </w:r>
      </w:ins>
      <w:ins w:id="1665" w:author="Мосин Василий Михайлович" w:date="2019-10-03T13:31:00Z">
        <w:r w:rsidRPr="003648AB">
          <w:t>138</w:t>
        </w:r>
      </w:ins>
      <w:ins w:id="1666" w:author="Мосин Василий Михайлович" w:date="2019-10-03T13:33:00Z">
        <w:r>
          <w:t>,</w:t>
        </w:r>
      </w:ins>
      <w:ins w:id="1667" w:author="Мосин Василий Михайлович" w:date="2019-10-03T13:31:00Z">
        <w:r w:rsidRPr="003648AB">
          <w:t xml:space="preserve"> 477</w:t>
        </w:r>
      </w:ins>
      <w:ins w:id="1668" w:author="Мосин Василий Михайлович" w:date="2019-10-03T13:33:00Z">
        <w:r>
          <w:t>-</w:t>
        </w:r>
      </w:ins>
      <w:ins w:id="1669" w:author="Мосин Василий Михайлович" w:date="2019-10-03T13:31:00Z">
        <w:r w:rsidRPr="003648AB">
          <w:t>488</w:t>
        </w:r>
      </w:ins>
      <w:ins w:id="1670" w:author="Мосин Василий Михайлович" w:date="2019-10-03T13:32:00Z">
        <w:r>
          <w:t xml:space="preserve"> </w:t>
        </w:r>
        <w:r w:rsidRPr="003648AB">
          <w:t>(2014)</w:t>
        </w:r>
      </w:ins>
      <w:ins w:id="1671" w:author="Мосин Василий Михайлович" w:date="2019-10-03T13:31:00Z">
        <w:r w:rsidRPr="003648AB">
          <w:t>.</w:t>
        </w:r>
      </w:ins>
    </w:p>
    <w:p w14:paraId="1705E3FB" w14:textId="77777777" w:rsidR="007B07EA" w:rsidRPr="005B5E2E" w:rsidRDefault="007B07EA" w:rsidP="002E6857">
      <w:pPr>
        <w:ind w:firstLine="0"/>
        <w:rPr>
          <w:lang w:val="en-US"/>
        </w:rPr>
      </w:pPr>
    </w:p>
    <w:sectPr w:rsidR="007B07EA" w:rsidRPr="005B5E2E"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3" w:author="Windows User" w:date="2019-09-25T20:04:00Z" w:initials="WU">
    <w:p w14:paraId="1AD53650" w14:textId="77777777" w:rsidR="00BF556C" w:rsidRDefault="00BF556C">
      <w:pPr>
        <w:pStyle w:val="af4"/>
      </w:pPr>
      <w:r>
        <w:rPr>
          <w:rStyle w:val="af3"/>
        </w:rPr>
        <w:annotationRef/>
      </w:r>
      <w:r>
        <w:rPr>
          <w:rStyle w:val="af3"/>
        </w:rPr>
        <w:t>This applies for a national census only. Maybe we need to talk about the importance of this in negotiations between 2 companies while buying/selling wood production.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D536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D53650" w16cid:durableId="213F81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7E9DB" w14:textId="77777777" w:rsidR="002E1C57" w:rsidRDefault="002E1C57" w:rsidP="007B07EA">
      <w:r>
        <w:separator/>
      </w:r>
    </w:p>
  </w:endnote>
  <w:endnote w:type="continuationSeparator" w:id="0">
    <w:p w14:paraId="0426A2EA" w14:textId="77777777" w:rsidR="002E1C57" w:rsidRDefault="002E1C57" w:rsidP="007B0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DFKai-SB">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CA098" w14:textId="2065EDC4" w:rsidR="00BF556C" w:rsidRPr="00A2086F" w:rsidRDefault="00BF556C" w:rsidP="00063C2D">
    <w:pPr>
      <w:ind w:firstLine="0"/>
      <w:jc w:val="center"/>
    </w:pPr>
    <w:r w:rsidRPr="00A2086F">
      <w:rPr>
        <w:lang w:val="en-US"/>
      </w:rPr>
      <w:t>IAC-1</w:t>
    </w:r>
    <w:r>
      <w:rPr>
        <w:lang w:val="en-US" w:eastAsia="zh-TW"/>
      </w:rPr>
      <w:t>9</w:t>
    </w:r>
    <w:r w:rsidRPr="00A2086F">
      <w:rPr>
        <w:lang w:val="en-US"/>
      </w:rPr>
      <w:t>-</w:t>
    </w:r>
    <w:r>
      <w:rPr>
        <w:lang w:val="en-US" w:eastAsia="zh-TW"/>
      </w:rPr>
      <w:t>B5.2.10</w:t>
    </w:r>
    <w:r>
      <w:rPr>
        <w:rFonts w:hint="eastAsia"/>
        <w:lang w:val="en-US" w:eastAsia="zh-TW"/>
      </w:rPr>
      <w:t xml:space="preserve">                  </w:t>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t xml:space="preserve">Page </w:t>
    </w:r>
    <w:r w:rsidRPr="00A2086F">
      <w:fldChar w:fldCharType="begin"/>
    </w:r>
    <w:r w:rsidRPr="00A2086F">
      <w:instrText xml:space="preserve"> PAGE </w:instrText>
    </w:r>
    <w:r w:rsidRPr="00A2086F">
      <w:fldChar w:fldCharType="separate"/>
    </w:r>
    <w:r>
      <w:rPr>
        <w:noProof/>
      </w:rPr>
      <w:t>8</w:t>
    </w:r>
    <w:r w:rsidRPr="00A2086F">
      <w:fldChar w:fldCharType="end"/>
    </w:r>
    <w:r w:rsidRPr="00A2086F">
      <w:t xml:space="preserve"> of </w:t>
    </w:r>
    <w:r w:rsidRPr="00A2086F">
      <w:fldChar w:fldCharType="begin"/>
    </w:r>
    <w:r w:rsidRPr="00A2086F">
      <w:instrText xml:space="preserve"> NUMPAGES  </w:instrText>
    </w:r>
    <w:r w:rsidRPr="00A2086F">
      <w:fldChar w:fldCharType="separate"/>
    </w:r>
    <w:r>
      <w:rPr>
        <w:noProof/>
      </w:rPr>
      <w:t>8</w:t>
    </w:r>
    <w:r w:rsidRPr="00A2086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56667" w14:textId="77777777" w:rsidR="002E1C57" w:rsidRDefault="002E1C57" w:rsidP="007B07EA">
      <w:r>
        <w:separator/>
      </w:r>
    </w:p>
  </w:footnote>
  <w:footnote w:type="continuationSeparator" w:id="0">
    <w:p w14:paraId="4AFAA7DB" w14:textId="77777777" w:rsidR="002E1C57" w:rsidRDefault="002E1C57" w:rsidP="007B0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8780F" w14:textId="77777777" w:rsidR="00BF556C" w:rsidRDefault="00BF556C" w:rsidP="00DF5684">
    <w:pPr>
      <w:pStyle w:val="a3"/>
      <w:ind w:firstLine="0"/>
      <w:jc w:val="center"/>
      <w:rPr>
        <w:sz w:val="16"/>
        <w:szCs w:val="16"/>
        <w:lang w:val="en-US" w:eastAsia="zh-TW"/>
      </w:rPr>
    </w:pPr>
    <w:r>
      <w:rPr>
        <w:sz w:val="16"/>
        <w:szCs w:val="16"/>
        <w:lang w:val="en-US"/>
      </w:rPr>
      <w:t>70</w:t>
    </w:r>
    <w:r w:rsidRPr="001C4BAE">
      <w:rPr>
        <w:sz w:val="16"/>
        <w:szCs w:val="16"/>
        <w:vertAlign w:val="superscript"/>
        <w:lang w:val="en-US"/>
      </w:rPr>
      <w:t>th</w:t>
    </w:r>
    <w:r>
      <w:rPr>
        <w:sz w:val="16"/>
        <w:szCs w:val="16"/>
        <w:lang w:val="en-US"/>
      </w:rPr>
      <w:t xml:space="preserve"> International Astronautical Congress</w:t>
    </w:r>
    <w:r>
      <w:rPr>
        <w:rFonts w:hint="eastAsia"/>
        <w:sz w:val="16"/>
        <w:szCs w:val="16"/>
        <w:lang w:val="en-US" w:eastAsia="zh-TW"/>
      </w:rPr>
      <w:t xml:space="preserve"> (IAC)</w:t>
    </w:r>
    <w:r>
      <w:rPr>
        <w:sz w:val="16"/>
        <w:szCs w:val="16"/>
        <w:lang w:val="en-US"/>
      </w:rPr>
      <w:t xml:space="preserve">, </w:t>
    </w:r>
    <w:r>
      <w:rPr>
        <w:sz w:val="16"/>
        <w:szCs w:val="16"/>
        <w:lang w:val="en-US" w:eastAsia="zh-TW"/>
      </w:rPr>
      <w:t>Washington D.C., United States</w:t>
    </w:r>
    <w:r>
      <w:rPr>
        <w:rFonts w:hint="eastAsia"/>
        <w:sz w:val="16"/>
        <w:szCs w:val="16"/>
        <w:lang w:val="en-US" w:eastAsia="zh-TW"/>
      </w:rPr>
      <w:t xml:space="preserve">, </w:t>
    </w:r>
    <w:r>
      <w:rPr>
        <w:sz w:val="16"/>
        <w:szCs w:val="16"/>
        <w:lang w:val="en-US" w:eastAsia="zh-TW"/>
      </w:rPr>
      <w:t>2</w:t>
    </w:r>
    <w:r>
      <w:rPr>
        <w:rFonts w:hint="eastAsia"/>
        <w:sz w:val="16"/>
        <w:szCs w:val="16"/>
        <w:lang w:val="en-US" w:eastAsia="zh-TW"/>
      </w:rPr>
      <w:t>1-</w:t>
    </w:r>
    <w:r>
      <w:rPr>
        <w:sz w:val="16"/>
        <w:szCs w:val="16"/>
        <w:lang w:val="en-US" w:eastAsia="zh-TW"/>
      </w:rPr>
      <w:t>2</w:t>
    </w:r>
    <w:r>
      <w:rPr>
        <w:rFonts w:hint="eastAsia"/>
        <w:sz w:val="16"/>
        <w:szCs w:val="16"/>
        <w:lang w:val="en-US" w:eastAsia="zh-TW"/>
      </w:rPr>
      <w:t>5 October 2019</w:t>
    </w:r>
    <w:r>
      <w:rPr>
        <w:sz w:val="16"/>
        <w:szCs w:val="16"/>
        <w:lang w:val="en-US"/>
      </w:rPr>
      <w:t xml:space="preserve">. </w:t>
    </w:r>
  </w:p>
  <w:p w14:paraId="7832BBB3" w14:textId="77777777" w:rsidR="00BF556C" w:rsidRPr="003C3F3F" w:rsidRDefault="00BF556C" w:rsidP="00DF5684">
    <w:pPr>
      <w:pStyle w:val="a3"/>
      <w:ind w:firstLine="0"/>
      <w:jc w:val="center"/>
      <w:rPr>
        <w:sz w:val="16"/>
        <w:szCs w:val="16"/>
        <w:lang w:val="en-US"/>
      </w:rPr>
    </w:pPr>
    <w:r>
      <w:rPr>
        <w:sz w:val="16"/>
        <w:szCs w:val="16"/>
        <w:lang w:val="en-US"/>
      </w:rPr>
      <w:t>Copyright ©201</w:t>
    </w:r>
    <w:r>
      <w:rPr>
        <w:sz w:val="16"/>
        <w:szCs w:val="16"/>
        <w:lang w:val="en-US" w:eastAsia="zh-TW"/>
      </w:rPr>
      <w:t>9</w:t>
    </w:r>
    <w:r>
      <w:rPr>
        <w:sz w:val="16"/>
        <w:szCs w:val="16"/>
        <w:lang w:val="en-US"/>
      </w:rPr>
      <w:t xml:space="preserve"> by </w:t>
    </w:r>
    <w:r w:rsidRPr="001C4BAE">
      <w:rPr>
        <w:sz w:val="16"/>
        <w:szCs w:val="16"/>
        <w:lang w:val="en-US"/>
      </w:rPr>
      <w:t>the International Astronautical Federation</w:t>
    </w:r>
    <w:r>
      <w:rPr>
        <w:rFonts w:hint="eastAsia"/>
        <w:sz w:val="16"/>
        <w:szCs w:val="16"/>
        <w:lang w:val="en-US" w:eastAsia="zh-TW"/>
      </w:rPr>
      <w:t xml:space="preserve"> (IAF)</w:t>
    </w:r>
    <w:r>
      <w:rPr>
        <w:sz w:val="16"/>
        <w:szCs w:val="16"/>
        <w:lang w:val="en-US"/>
      </w:rPr>
      <w:t>.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A5A64"/>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2D5007A"/>
    <w:multiLevelType w:val="hybridMultilevel"/>
    <w:tmpl w:val="A4BE8892"/>
    <w:lvl w:ilvl="0" w:tplc="ECC0005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F13902"/>
    <w:multiLevelType w:val="hybridMultilevel"/>
    <w:tmpl w:val="8056D940"/>
    <w:lvl w:ilvl="0" w:tplc="CEBA701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 w15:restartNumberingAfterBreak="0">
    <w:nsid w:val="29A7334A"/>
    <w:multiLevelType w:val="hybridMultilevel"/>
    <w:tmpl w:val="A26EB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22E60"/>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C8C0699"/>
    <w:multiLevelType w:val="hybridMultilevel"/>
    <w:tmpl w:val="A6860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7B764E"/>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77B52EA8"/>
    <w:multiLevelType w:val="hybridMultilevel"/>
    <w:tmpl w:val="12E08958"/>
    <w:lvl w:ilvl="0" w:tplc="2F6A637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7"/>
  </w:num>
  <w:num w:numId="4">
    <w:abstractNumId w:val="4"/>
  </w:num>
  <w:num w:numId="5">
    <w:abstractNumId w:val="3"/>
  </w:num>
  <w:num w:numId="6">
    <w:abstractNumId w:val="5"/>
  </w:num>
  <w:num w:numId="7">
    <w:abstractNumId w:val="6"/>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Мосин Василий Михайлович">
    <w15:presenceInfo w15:providerId="AD" w15:userId="S::vmmosin_1@edu.hse.ru::a4ef04c6-208d-42b8-9b06-95cc53d2958b"/>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attachedTemplate r:id="rId1"/>
  <w:trackRevisions/>
  <w:defaultTabStop w:val="708"/>
  <w:hyphenationZone w:val="425"/>
  <w:drawingGridHorizontalSpacing w:val="100"/>
  <w:displayHorizontalDrawingGridEvery w:val="2"/>
  <w:characterSpacingControl w:val="doNotCompress"/>
  <w:hdrShapeDefaults>
    <o:shapedefaults v:ext="edit" spidmax="2049"/>
  </w:hdrShapeDefaults>
  <w:footnotePr>
    <w:pos w:val="beneathText"/>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684"/>
    <w:rsid w:val="00014E37"/>
    <w:rsid w:val="000272B0"/>
    <w:rsid w:val="00033D86"/>
    <w:rsid w:val="000374F8"/>
    <w:rsid w:val="00041095"/>
    <w:rsid w:val="000513D3"/>
    <w:rsid w:val="00062924"/>
    <w:rsid w:val="00063C2D"/>
    <w:rsid w:val="000736CB"/>
    <w:rsid w:val="00076D70"/>
    <w:rsid w:val="000855B8"/>
    <w:rsid w:val="00087527"/>
    <w:rsid w:val="000907F0"/>
    <w:rsid w:val="000B55D5"/>
    <w:rsid w:val="000C35C5"/>
    <w:rsid w:val="00102834"/>
    <w:rsid w:val="0010371A"/>
    <w:rsid w:val="00110BF4"/>
    <w:rsid w:val="00114469"/>
    <w:rsid w:val="00116246"/>
    <w:rsid w:val="00116267"/>
    <w:rsid w:val="0012425F"/>
    <w:rsid w:val="00164795"/>
    <w:rsid w:val="00166570"/>
    <w:rsid w:val="00187372"/>
    <w:rsid w:val="001A4B50"/>
    <w:rsid w:val="001A5819"/>
    <w:rsid w:val="001B14ED"/>
    <w:rsid w:val="001B5AE2"/>
    <w:rsid w:val="001C4BAE"/>
    <w:rsid w:val="00200A5B"/>
    <w:rsid w:val="00224AC8"/>
    <w:rsid w:val="00227CFB"/>
    <w:rsid w:val="00230AAE"/>
    <w:rsid w:val="00240589"/>
    <w:rsid w:val="002406C1"/>
    <w:rsid w:val="00247EC9"/>
    <w:rsid w:val="00261BCD"/>
    <w:rsid w:val="002675EE"/>
    <w:rsid w:val="002721BB"/>
    <w:rsid w:val="0029078E"/>
    <w:rsid w:val="00293BFC"/>
    <w:rsid w:val="00295937"/>
    <w:rsid w:val="002A7EA8"/>
    <w:rsid w:val="002D609E"/>
    <w:rsid w:val="002E1C57"/>
    <w:rsid w:val="002E24C1"/>
    <w:rsid w:val="002E6857"/>
    <w:rsid w:val="00332410"/>
    <w:rsid w:val="00336F5D"/>
    <w:rsid w:val="00341CF0"/>
    <w:rsid w:val="00345564"/>
    <w:rsid w:val="00354CE5"/>
    <w:rsid w:val="0036265D"/>
    <w:rsid w:val="003648AB"/>
    <w:rsid w:val="0037559C"/>
    <w:rsid w:val="0038168D"/>
    <w:rsid w:val="003A687E"/>
    <w:rsid w:val="003B37CD"/>
    <w:rsid w:val="003B7FE0"/>
    <w:rsid w:val="003C3F3F"/>
    <w:rsid w:val="003D4208"/>
    <w:rsid w:val="004054EA"/>
    <w:rsid w:val="00412AA3"/>
    <w:rsid w:val="0041712B"/>
    <w:rsid w:val="00443890"/>
    <w:rsid w:val="00444DAE"/>
    <w:rsid w:val="00456054"/>
    <w:rsid w:val="004770B0"/>
    <w:rsid w:val="004842A4"/>
    <w:rsid w:val="00485A4C"/>
    <w:rsid w:val="004C0635"/>
    <w:rsid w:val="004C66C2"/>
    <w:rsid w:val="004D6D5B"/>
    <w:rsid w:val="004E11F7"/>
    <w:rsid w:val="004E147C"/>
    <w:rsid w:val="00506E82"/>
    <w:rsid w:val="00520333"/>
    <w:rsid w:val="00526778"/>
    <w:rsid w:val="0053333B"/>
    <w:rsid w:val="005351F1"/>
    <w:rsid w:val="00537E19"/>
    <w:rsid w:val="005405EE"/>
    <w:rsid w:val="00542459"/>
    <w:rsid w:val="00557449"/>
    <w:rsid w:val="00565A24"/>
    <w:rsid w:val="00583EB9"/>
    <w:rsid w:val="00590FF6"/>
    <w:rsid w:val="005A02C7"/>
    <w:rsid w:val="005B358E"/>
    <w:rsid w:val="005B5E2E"/>
    <w:rsid w:val="005D79FB"/>
    <w:rsid w:val="005D7D2D"/>
    <w:rsid w:val="005F42B6"/>
    <w:rsid w:val="005F7684"/>
    <w:rsid w:val="00604E1F"/>
    <w:rsid w:val="00621C85"/>
    <w:rsid w:val="006320C7"/>
    <w:rsid w:val="00637F52"/>
    <w:rsid w:val="00644E06"/>
    <w:rsid w:val="00652466"/>
    <w:rsid w:val="00666699"/>
    <w:rsid w:val="006819B1"/>
    <w:rsid w:val="006A2AE4"/>
    <w:rsid w:val="006C2215"/>
    <w:rsid w:val="006D3FF2"/>
    <w:rsid w:val="006E4628"/>
    <w:rsid w:val="00707793"/>
    <w:rsid w:val="007139C4"/>
    <w:rsid w:val="00716A70"/>
    <w:rsid w:val="00727A7B"/>
    <w:rsid w:val="00727A99"/>
    <w:rsid w:val="00732C74"/>
    <w:rsid w:val="007504E9"/>
    <w:rsid w:val="007576AB"/>
    <w:rsid w:val="00785880"/>
    <w:rsid w:val="007B07EA"/>
    <w:rsid w:val="007B2AA5"/>
    <w:rsid w:val="007B766C"/>
    <w:rsid w:val="007C46EA"/>
    <w:rsid w:val="007C62C6"/>
    <w:rsid w:val="007C7E64"/>
    <w:rsid w:val="007E381E"/>
    <w:rsid w:val="007F219B"/>
    <w:rsid w:val="007F408E"/>
    <w:rsid w:val="00802498"/>
    <w:rsid w:val="008140A0"/>
    <w:rsid w:val="00820BEF"/>
    <w:rsid w:val="00821EB7"/>
    <w:rsid w:val="008369F9"/>
    <w:rsid w:val="00845F64"/>
    <w:rsid w:val="008764AC"/>
    <w:rsid w:val="00883521"/>
    <w:rsid w:val="008A0F54"/>
    <w:rsid w:val="008A43EC"/>
    <w:rsid w:val="008A54CC"/>
    <w:rsid w:val="008B0E49"/>
    <w:rsid w:val="008B18C3"/>
    <w:rsid w:val="008B250B"/>
    <w:rsid w:val="008D0F66"/>
    <w:rsid w:val="008D5666"/>
    <w:rsid w:val="008E1274"/>
    <w:rsid w:val="008E2DDE"/>
    <w:rsid w:val="008E5E49"/>
    <w:rsid w:val="008F231A"/>
    <w:rsid w:val="00921AA0"/>
    <w:rsid w:val="009220D4"/>
    <w:rsid w:val="009248AC"/>
    <w:rsid w:val="009333FB"/>
    <w:rsid w:val="00942523"/>
    <w:rsid w:val="00954EEF"/>
    <w:rsid w:val="0097748F"/>
    <w:rsid w:val="00983480"/>
    <w:rsid w:val="00990604"/>
    <w:rsid w:val="00990D3B"/>
    <w:rsid w:val="00992EBF"/>
    <w:rsid w:val="009A18C2"/>
    <w:rsid w:val="00A00972"/>
    <w:rsid w:val="00A104E2"/>
    <w:rsid w:val="00A104F6"/>
    <w:rsid w:val="00A144F5"/>
    <w:rsid w:val="00A2086F"/>
    <w:rsid w:val="00A56339"/>
    <w:rsid w:val="00A567D8"/>
    <w:rsid w:val="00A719D6"/>
    <w:rsid w:val="00A7395D"/>
    <w:rsid w:val="00A835E3"/>
    <w:rsid w:val="00AA1C4C"/>
    <w:rsid w:val="00AB27F6"/>
    <w:rsid w:val="00AC06A4"/>
    <w:rsid w:val="00AC5343"/>
    <w:rsid w:val="00AC727C"/>
    <w:rsid w:val="00AE333E"/>
    <w:rsid w:val="00AE73B3"/>
    <w:rsid w:val="00B05AE5"/>
    <w:rsid w:val="00B14452"/>
    <w:rsid w:val="00B162D3"/>
    <w:rsid w:val="00B3666B"/>
    <w:rsid w:val="00B43565"/>
    <w:rsid w:val="00B5062A"/>
    <w:rsid w:val="00B537AA"/>
    <w:rsid w:val="00B63977"/>
    <w:rsid w:val="00B642C3"/>
    <w:rsid w:val="00B720B8"/>
    <w:rsid w:val="00B75B4A"/>
    <w:rsid w:val="00B75D3B"/>
    <w:rsid w:val="00B94FC4"/>
    <w:rsid w:val="00B979AD"/>
    <w:rsid w:val="00BA0561"/>
    <w:rsid w:val="00BB6160"/>
    <w:rsid w:val="00BD0A7E"/>
    <w:rsid w:val="00BD12F7"/>
    <w:rsid w:val="00BE67EA"/>
    <w:rsid w:val="00BF30BF"/>
    <w:rsid w:val="00BF556C"/>
    <w:rsid w:val="00BF5AD7"/>
    <w:rsid w:val="00C1211D"/>
    <w:rsid w:val="00C14C74"/>
    <w:rsid w:val="00C27D4C"/>
    <w:rsid w:val="00C636A0"/>
    <w:rsid w:val="00C67B1F"/>
    <w:rsid w:val="00C757CC"/>
    <w:rsid w:val="00C76600"/>
    <w:rsid w:val="00C81FB6"/>
    <w:rsid w:val="00CA01E3"/>
    <w:rsid w:val="00CA58B7"/>
    <w:rsid w:val="00CA68E4"/>
    <w:rsid w:val="00CB02FA"/>
    <w:rsid w:val="00CD2F3C"/>
    <w:rsid w:val="00CE039C"/>
    <w:rsid w:val="00D02A3B"/>
    <w:rsid w:val="00D1058D"/>
    <w:rsid w:val="00D1782D"/>
    <w:rsid w:val="00D230C9"/>
    <w:rsid w:val="00D41A7C"/>
    <w:rsid w:val="00D551FC"/>
    <w:rsid w:val="00D76633"/>
    <w:rsid w:val="00D8229A"/>
    <w:rsid w:val="00D91983"/>
    <w:rsid w:val="00DB66DB"/>
    <w:rsid w:val="00DE09A7"/>
    <w:rsid w:val="00DF10D2"/>
    <w:rsid w:val="00DF5684"/>
    <w:rsid w:val="00DF6A43"/>
    <w:rsid w:val="00E00F24"/>
    <w:rsid w:val="00E03EA2"/>
    <w:rsid w:val="00E0632B"/>
    <w:rsid w:val="00E1146A"/>
    <w:rsid w:val="00E22A98"/>
    <w:rsid w:val="00E2601E"/>
    <w:rsid w:val="00E36400"/>
    <w:rsid w:val="00E36EEA"/>
    <w:rsid w:val="00E40078"/>
    <w:rsid w:val="00E44FD9"/>
    <w:rsid w:val="00E61D65"/>
    <w:rsid w:val="00E95CC9"/>
    <w:rsid w:val="00EB3B3B"/>
    <w:rsid w:val="00EB78F5"/>
    <w:rsid w:val="00EE44B3"/>
    <w:rsid w:val="00EE600A"/>
    <w:rsid w:val="00EF4F74"/>
    <w:rsid w:val="00F15959"/>
    <w:rsid w:val="00F26663"/>
    <w:rsid w:val="00F50AED"/>
    <w:rsid w:val="00F51980"/>
    <w:rsid w:val="00F676BC"/>
    <w:rsid w:val="00F71EFC"/>
    <w:rsid w:val="00F754C9"/>
    <w:rsid w:val="00F81EA2"/>
    <w:rsid w:val="00F84B2C"/>
    <w:rsid w:val="00FC6A0F"/>
    <w:rsid w:val="00FD0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2B20"/>
  <w15:chartTrackingRefBased/>
  <w15:docId w15:val="{25FB83A8-6BD4-4C2C-BAFC-93E86FF9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04E9"/>
    <w:pPr>
      <w:ind w:firstLine="284"/>
      <w:jc w:val="both"/>
    </w:pPr>
    <w:rPr>
      <w:rFonts w:ascii="Times New Roman" w:hAnsi="Times New Roman"/>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6F5D"/>
    <w:pPr>
      <w:tabs>
        <w:tab w:val="center" w:pos="4536"/>
        <w:tab w:val="right" w:pos="9072"/>
      </w:tabs>
    </w:pPr>
  </w:style>
  <w:style w:type="character" w:customStyle="1" w:styleId="a4">
    <w:name w:val="Верхний колонтитул Знак"/>
    <w:basedOn w:val="a0"/>
    <w:link w:val="a3"/>
    <w:uiPriority w:val="99"/>
    <w:rsid w:val="00336F5D"/>
  </w:style>
  <w:style w:type="paragraph" w:styleId="a5">
    <w:name w:val="footer"/>
    <w:basedOn w:val="a"/>
    <w:link w:val="a6"/>
    <w:uiPriority w:val="99"/>
    <w:unhideWhenUsed/>
    <w:rsid w:val="00336F5D"/>
    <w:pPr>
      <w:tabs>
        <w:tab w:val="center" w:pos="4536"/>
        <w:tab w:val="right" w:pos="9072"/>
      </w:tabs>
    </w:pPr>
  </w:style>
  <w:style w:type="character" w:customStyle="1" w:styleId="a6">
    <w:name w:val="Нижний колонтитул Знак"/>
    <w:basedOn w:val="a0"/>
    <w:link w:val="a5"/>
    <w:uiPriority w:val="99"/>
    <w:rsid w:val="00336F5D"/>
  </w:style>
  <w:style w:type="paragraph" w:styleId="a7">
    <w:name w:val="Balloon Text"/>
    <w:basedOn w:val="a"/>
    <w:link w:val="a8"/>
    <w:uiPriority w:val="99"/>
    <w:semiHidden/>
    <w:unhideWhenUsed/>
    <w:rsid w:val="00336F5D"/>
    <w:rPr>
      <w:rFonts w:ascii="Tahoma" w:hAnsi="Tahoma" w:cs="Tahoma"/>
      <w:sz w:val="16"/>
      <w:szCs w:val="16"/>
    </w:rPr>
  </w:style>
  <w:style w:type="character" w:customStyle="1" w:styleId="a8">
    <w:name w:val="Текст выноски Знак"/>
    <w:link w:val="a7"/>
    <w:uiPriority w:val="99"/>
    <w:semiHidden/>
    <w:rsid w:val="00336F5D"/>
    <w:rPr>
      <w:rFonts w:ascii="Tahoma" w:hAnsi="Tahoma" w:cs="Tahoma"/>
      <w:sz w:val="16"/>
      <w:szCs w:val="16"/>
    </w:rPr>
  </w:style>
  <w:style w:type="character" w:styleId="a9">
    <w:name w:val="Hyperlink"/>
    <w:uiPriority w:val="99"/>
    <w:unhideWhenUsed/>
    <w:rsid w:val="00336F5D"/>
    <w:rPr>
      <w:color w:val="0000FF"/>
      <w:u w:val="single"/>
    </w:rPr>
  </w:style>
  <w:style w:type="paragraph" w:customStyle="1" w:styleId="IACHeading">
    <w:name w:val="IAC Heading"/>
    <w:basedOn w:val="a"/>
    <w:link w:val="IACHeadingChar"/>
    <w:qFormat/>
    <w:rsid w:val="007B07EA"/>
    <w:pPr>
      <w:jc w:val="center"/>
    </w:pPr>
    <w:rPr>
      <w:caps/>
      <w:u w:val="single"/>
    </w:rPr>
  </w:style>
  <w:style w:type="paragraph" w:customStyle="1" w:styleId="IACSubheading">
    <w:name w:val="IAC Subheading"/>
    <w:link w:val="IACSubheadingChar"/>
    <w:qFormat/>
    <w:rsid w:val="00332410"/>
    <w:rPr>
      <w:rFonts w:ascii="Times New Roman" w:hAnsi="Times New Roman"/>
      <w:u w:val="single"/>
      <w:lang w:val="en-GB"/>
    </w:rPr>
  </w:style>
  <w:style w:type="character" w:customStyle="1" w:styleId="IACHeadingChar">
    <w:name w:val="IAC Heading Char"/>
    <w:link w:val="IACHeading"/>
    <w:rsid w:val="007B07EA"/>
    <w:rPr>
      <w:rFonts w:ascii="Times New Roman" w:hAnsi="Times New Roman"/>
      <w:caps/>
      <w:u w:val="single"/>
      <w:lang w:val="en-GB" w:eastAsia="en-US"/>
    </w:rPr>
  </w:style>
  <w:style w:type="paragraph" w:customStyle="1" w:styleId="IACSub-subheading">
    <w:name w:val="IAC Sub-subheading"/>
    <w:basedOn w:val="a"/>
    <w:link w:val="IACSub-subheadingChar"/>
    <w:qFormat/>
    <w:rsid w:val="007B07EA"/>
    <w:rPr>
      <w:u w:val="single"/>
    </w:rPr>
  </w:style>
  <w:style w:type="character" w:customStyle="1" w:styleId="IACSubheadingChar">
    <w:name w:val="IAC Subheading Char"/>
    <w:link w:val="IACSubheading"/>
    <w:rsid w:val="00332410"/>
    <w:rPr>
      <w:rFonts w:ascii="Times New Roman" w:hAnsi="Times New Roman"/>
      <w:u w:val="single"/>
      <w:lang w:val="en-GB" w:eastAsia="en-US" w:bidi="ar-SA"/>
    </w:rPr>
  </w:style>
  <w:style w:type="paragraph" w:styleId="aa">
    <w:name w:val="footnote text"/>
    <w:basedOn w:val="a"/>
    <w:link w:val="ab"/>
    <w:uiPriority w:val="99"/>
    <w:semiHidden/>
    <w:unhideWhenUsed/>
    <w:rsid w:val="007B07EA"/>
  </w:style>
  <w:style w:type="character" w:customStyle="1" w:styleId="IACSub-subheadingChar">
    <w:name w:val="IAC Sub-subheading Char"/>
    <w:link w:val="IACSub-subheading"/>
    <w:rsid w:val="007B07EA"/>
    <w:rPr>
      <w:rFonts w:ascii="Times New Roman" w:hAnsi="Times New Roman"/>
      <w:u w:val="single"/>
      <w:lang w:val="en-GB" w:eastAsia="en-US"/>
    </w:rPr>
  </w:style>
  <w:style w:type="character" w:customStyle="1" w:styleId="ab">
    <w:name w:val="Текст сноски Знак"/>
    <w:link w:val="aa"/>
    <w:uiPriority w:val="99"/>
    <w:semiHidden/>
    <w:rsid w:val="007B07EA"/>
    <w:rPr>
      <w:rFonts w:ascii="Times New Roman" w:hAnsi="Times New Roman"/>
      <w:lang w:val="en-GB" w:eastAsia="en-US"/>
    </w:rPr>
  </w:style>
  <w:style w:type="character" w:styleId="ac">
    <w:name w:val="footnote reference"/>
    <w:uiPriority w:val="99"/>
    <w:semiHidden/>
    <w:unhideWhenUsed/>
    <w:rsid w:val="007B07EA"/>
    <w:rPr>
      <w:vertAlign w:val="superscript"/>
    </w:rPr>
  </w:style>
  <w:style w:type="paragraph" w:styleId="ad">
    <w:name w:val="endnote text"/>
    <w:basedOn w:val="a"/>
    <w:link w:val="ae"/>
    <w:uiPriority w:val="99"/>
    <w:semiHidden/>
    <w:unhideWhenUsed/>
    <w:rsid w:val="004770B0"/>
  </w:style>
  <w:style w:type="character" w:customStyle="1" w:styleId="ae">
    <w:name w:val="Текст концевой сноски Знак"/>
    <w:link w:val="ad"/>
    <w:uiPriority w:val="99"/>
    <w:semiHidden/>
    <w:rsid w:val="004770B0"/>
    <w:rPr>
      <w:rFonts w:ascii="Times New Roman" w:hAnsi="Times New Roman"/>
      <w:lang w:val="en-GB" w:eastAsia="en-US"/>
    </w:rPr>
  </w:style>
  <w:style w:type="character" w:styleId="af">
    <w:name w:val="endnote reference"/>
    <w:uiPriority w:val="99"/>
    <w:semiHidden/>
    <w:unhideWhenUsed/>
    <w:rsid w:val="004770B0"/>
    <w:rPr>
      <w:vertAlign w:val="superscript"/>
    </w:rPr>
  </w:style>
  <w:style w:type="paragraph" w:styleId="af0">
    <w:name w:val="Normal (Web)"/>
    <w:basedOn w:val="a"/>
    <w:uiPriority w:val="99"/>
    <w:semiHidden/>
    <w:unhideWhenUsed/>
    <w:rsid w:val="00802498"/>
    <w:pPr>
      <w:spacing w:before="100" w:beforeAutospacing="1" w:after="100" w:afterAutospacing="1"/>
      <w:ind w:firstLine="0"/>
      <w:jc w:val="left"/>
    </w:pPr>
    <w:rPr>
      <w:rFonts w:ascii="PMingLiU" w:hAnsi="PMingLiU" w:cs="PMingLiU"/>
      <w:sz w:val="24"/>
      <w:szCs w:val="24"/>
      <w:lang w:val="en-US" w:eastAsia="zh-TW"/>
    </w:rPr>
  </w:style>
  <w:style w:type="character" w:styleId="af1">
    <w:name w:val="Emphasis"/>
    <w:uiPriority w:val="20"/>
    <w:qFormat/>
    <w:rsid w:val="00802498"/>
    <w:rPr>
      <w:i/>
      <w:iCs/>
    </w:rPr>
  </w:style>
  <w:style w:type="character" w:customStyle="1" w:styleId="apple-converted-space">
    <w:name w:val="apple-converted-space"/>
    <w:rsid w:val="00802498"/>
  </w:style>
  <w:style w:type="character" w:styleId="af2">
    <w:name w:val="Strong"/>
    <w:uiPriority w:val="22"/>
    <w:qFormat/>
    <w:rsid w:val="00041095"/>
    <w:rPr>
      <w:b/>
      <w:bCs/>
    </w:rPr>
  </w:style>
  <w:style w:type="character" w:customStyle="1" w:styleId="longtext1">
    <w:name w:val="long_text1"/>
    <w:rsid w:val="00DF10D2"/>
    <w:rPr>
      <w:sz w:val="20"/>
      <w:szCs w:val="20"/>
    </w:rPr>
  </w:style>
  <w:style w:type="character" w:styleId="af3">
    <w:name w:val="annotation reference"/>
    <w:uiPriority w:val="99"/>
    <w:semiHidden/>
    <w:unhideWhenUsed/>
    <w:rsid w:val="00C76600"/>
    <w:rPr>
      <w:sz w:val="16"/>
      <w:szCs w:val="16"/>
    </w:rPr>
  </w:style>
  <w:style w:type="paragraph" w:styleId="af4">
    <w:name w:val="annotation text"/>
    <w:basedOn w:val="a"/>
    <w:link w:val="af5"/>
    <w:uiPriority w:val="99"/>
    <w:semiHidden/>
    <w:unhideWhenUsed/>
    <w:rsid w:val="00C76600"/>
  </w:style>
  <w:style w:type="character" w:customStyle="1" w:styleId="af5">
    <w:name w:val="Текст примечания Знак"/>
    <w:link w:val="af4"/>
    <w:uiPriority w:val="99"/>
    <w:semiHidden/>
    <w:rsid w:val="00C76600"/>
    <w:rPr>
      <w:rFonts w:ascii="Times New Roman" w:hAnsi="Times New Roman"/>
      <w:lang w:val="en-GB"/>
    </w:rPr>
  </w:style>
  <w:style w:type="paragraph" w:styleId="af6">
    <w:name w:val="annotation subject"/>
    <w:basedOn w:val="af4"/>
    <w:next w:val="af4"/>
    <w:link w:val="af7"/>
    <w:uiPriority w:val="99"/>
    <w:semiHidden/>
    <w:unhideWhenUsed/>
    <w:rsid w:val="00C76600"/>
    <w:rPr>
      <w:b/>
      <w:bCs/>
    </w:rPr>
  </w:style>
  <w:style w:type="character" w:customStyle="1" w:styleId="af7">
    <w:name w:val="Тема примечания Знак"/>
    <w:link w:val="af6"/>
    <w:uiPriority w:val="99"/>
    <w:semiHidden/>
    <w:rsid w:val="00C76600"/>
    <w:rPr>
      <w:rFonts w:ascii="Times New Roman" w:hAnsi="Times New Roman"/>
      <w:b/>
      <w:bCs/>
      <w:lang w:val="en-GB"/>
    </w:rPr>
  </w:style>
  <w:style w:type="paragraph" w:styleId="af8">
    <w:name w:val="caption"/>
    <w:basedOn w:val="a"/>
    <w:next w:val="a"/>
    <w:uiPriority w:val="35"/>
    <w:unhideWhenUsed/>
    <w:qFormat/>
    <w:rsid w:val="00BF30BF"/>
    <w:rPr>
      <w:b/>
      <w:bCs/>
    </w:rPr>
  </w:style>
  <w:style w:type="table" w:styleId="af9">
    <w:name w:val="Table Grid"/>
    <w:basedOn w:val="a1"/>
    <w:uiPriority w:val="59"/>
    <w:rsid w:val="00BE6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A835E3"/>
    <w:rPr>
      <w:color w:val="808080"/>
    </w:rPr>
  </w:style>
  <w:style w:type="paragraph" w:styleId="afb">
    <w:name w:val="List Paragraph"/>
    <w:basedOn w:val="a"/>
    <w:uiPriority w:val="34"/>
    <w:qFormat/>
    <w:rsid w:val="00C636A0"/>
    <w:pPr>
      <w:ind w:left="720"/>
      <w:contextualSpacing/>
    </w:pPr>
  </w:style>
  <w:style w:type="character" w:styleId="afc">
    <w:name w:val="Unresolved Mention"/>
    <w:basedOn w:val="a0"/>
    <w:uiPriority w:val="99"/>
    <w:semiHidden/>
    <w:unhideWhenUsed/>
    <w:rsid w:val="00BF5AD7"/>
    <w:rPr>
      <w:color w:val="605E5C"/>
      <w:shd w:val="clear" w:color="auto" w:fill="E1DFDD"/>
    </w:rPr>
  </w:style>
  <w:style w:type="character" w:styleId="afd">
    <w:name w:val="FollowedHyperlink"/>
    <w:basedOn w:val="a0"/>
    <w:uiPriority w:val="99"/>
    <w:semiHidden/>
    <w:unhideWhenUsed/>
    <w:rsid w:val="00BF5A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71473">
      <w:bodyDiv w:val="1"/>
      <w:marLeft w:val="0"/>
      <w:marRight w:val="0"/>
      <w:marTop w:val="0"/>
      <w:marBottom w:val="0"/>
      <w:divBdr>
        <w:top w:val="none" w:sz="0" w:space="0" w:color="auto"/>
        <w:left w:val="none" w:sz="0" w:space="0" w:color="auto"/>
        <w:bottom w:val="none" w:sz="0" w:space="0" w:color="auto"/>
        <w:right w:val="none" w:sz="0" w:space="0" w:color="auto"/>
      </w:divBdr>
    </w:div>
    <w:div w:id="1007943778">
      <w:bodyDiv w:val="1"/>
      <w:marLeft w:val="0"/>
      <w:marRight w:val="0"/>
      <w:marTop w:val="0"/>
      <w:marBottom w:val="0"/>
      <w:divBdr>
        <w:top w:val="none" w:sz="0" w:space="0" w:color="auto"/>
        <w:left w:val="none" w:sz="0" w:space="0" w:color="auto"/>
        <w:bottom w:val="none" w:sz="0" w:space="0" w:color="auto"/>
        <w:right w:val="none" w:sz="0" w:space="0" w:color="auto"/>
      </w:divBdr>
    </w:div>
    <w:div w:id="182080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jpe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upload.wikimedia.org/wikipedia/commons/a/ad/SS2_and_VMS_Eve.jpg" TargetMode="Externa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e\Desktop\IAF\backup%20Janv2011\IAF\1%20-%20Filling\01%20-%20IAC\IAC%202010\Authors%20&amp;%20Papers\Instructions%20-%20authors\Manuscripts\Templates\IAC10_Paper_Template_MSOffice\IAC10_Paper_Template_MSOffi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C7590-3C7F-E945-89DF-82D5EA009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C:\Users\Philippe\Desktop\IAF\backup Janv2011\IAF\1 - Filling\01 - IAC\IAC 2010\Authors &amp; Papers\Instructions - authors\Manuscripts\Templates\IAC10_Paper_Template_MSOffice\IAC10_Paper_Template_MSOffice.dot</Template>
  <TotalTime>807</TotalTime>
  <Pages>9</Pages>
  <Words>5985</Words>
  <Characters>34120</Characters>
  <Application>Microsoft Office Word</Application>
  <DocSecurity>0</DocSecurity>
  <Lines>284</Lines>
  <Paragraphs>80</Paragraphs>
  <ScaleCrop>false</ScaleCrop>
  <HeadingPairs>
    <vt:vector size="6" baseType="variant">
      <vt:variant>
        <vt:lpstr>Название</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Company>IAF</Company>
  <LinksUpToDate>false</LinksUpToDate>
  <CharactersWithSpaces>40025</CharactersWithSpaces>
  <SharedDoc>false</SharedDoc>
  <HLinks>
    <vt:vector size="12" baseType="variant">
      <vt:variant>
        <vt:i4>4259919</vt:i4>
      </vt:variant>
      <vt:variant>
        <vt:i4>39</vt:i4>
      </vt:variant>
      <vt:variant>
        <vt:i4>0</vt:i4>
      </vt:variant>
      <vt:variant>
        <vt:i4>5</vt:i4>
      </vt:variant>
      <vt:variant>
        <vt:lpwstr>http://www.gizmag.com/spaceport-america-hits-nags/36200/</vt:lpwstr>
      </vt:variant>
      <vt:variant>
        <vt:lpwstr/>
      </vt:variant>
      <vt:variant>
        <vt:i4>6619229</vt:i4>
      </vt:variant>
      <vt:variant>
        <vt:i4>36</vt:i4>
      </vt:variant>
      <vt:variant>
        <vt:i4>0</vt:i4>
      </vt:variant>
      <vt:variant>
        <vt:i4>5</vt:i4>
      </vt:variant>
      <vt:variant>
        <vt:lpwstr>http://upload.wikimedia.org/wikipedia/commons/a/ad/SS2_and_VMS_Eve.jpg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Moreels</dc:creator>
  <cp:keywords/>
  <dc:description/>
  <cp:lastModifiedBy>Мосин Василий Михайлович</cp:lastModifiedBy>
  <cp:revision>10</cp:revision>
  <dcterms:created xsi:type="dcterms:W3CDTF">2019-09-28T08:55:00Z</dcterms:created>
  <dcterms:modified xsi:type="dcterms:W3CDTF">2019-10-03T13:06:00Z</dcterms:modified>
</cp:coreProperties>
</file>