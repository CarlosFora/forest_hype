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proofErr w:type="spellStart"/>
      <w:r w:rsidRPr="00293BFC">
        <w:rPr>
          <w:b/>
        </w:rPr>
        <w:t>Vasilii</w:t>
      </w:r>
      <w:proofErr w:type="spellEnd"/>
      <w:r w:rsidRPr="00293BFC">
        <w:rPr>
          <w:b/>
        </w:rPr>
        <w:t xml:space="preserve"> </w:t>
      </w:r>
      <w:proofErr w:type="spellStart"/>
      <w:r w:rsidRPr="00293BFC">
        <w:rPr>
          <w:b/>
        </w:rPr>
        <w:t>Mosin</w:t>
      </w:r>
      <w:proofErr w:type="spellEnd"/>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xml:space="preserve">, Alexander </w:t>
      </w:r>
      <w:proofErr w:type="spellStart"/>
      <w:r w:rsidRPr="00293BFC">
        <w:rPr>
          <w:b/>
        </w:rPr>
        <w:t>Platonov</w:t>
      </w:r>
      <w:proofErr w:type="spellEnd"/>
      <w:r w:rsidRPr="00293BFC">
        <w:rPr>
          <w:rFonts w:hint="eastAsia"/>
          <w:b/>
          <w:szCs w:val="24"/>
          <w:vertAlign w:val="superscript"/>
          <w:lang w:eastAsia="zh-TW"/>
        </w:rPr>
        <w:t xml:space="preserve"> a</w:t>
      </w:r>
      <w:r w:rsidRPr="00293BFC">
        <w:rPr>
          <w:b/>
        </w:rPr>
        <w:t xml:space="preserve">, Albert </w:t>
      </w:r>
      <w:proofErr w:type="spellStart"/>
      <w:r w:rsidRPr="00293BFC">
        <w:rPr>
          <w:b/>
        </w:rPr>
        <w:t>Vasiliev</w:t>
      </w:r>
      <w:proofErr w:type="spellEnd"/>
      <w:r w:rsidRPr="00293BFC">
        <w:rPr>
          <w:b/>
        </w:rPr>
        <w:t xml:space="preserve"> </w:t>
      </w:r>
      <w:r w:rsidRPr="00293BFC">
        <w:rPr>
          <w:b/>
          <w:szCs w:val="24"/>
          <w:vertAlign w:val="superscript"/>
          <w:lang w:eastAsia="zh-TW"/>
        </w:rPr>
        <w:t>b</w:t>
      </w:r>
      <w:r w:rsidRPr="00293BFC">
        <w:rPr>
          <w:b/>
        </w:rPr>
        <w:t xml:space="preserve">, Alexander </w:t>
      </w:r>
      <w:proofErr w:type="spellStart"/>
      <w:r w:rsidRPr="00293BFC">
        <w:rPr>
          <w:b/>
        </w:rPr>
        <w:t>Kedrov</w:t>
      </w:r>
      <w:proofErr w:type="spellEnd"/>
      <w:r w:rsidRPr="00293BFC">
        <w:rPr>
          <w:b/>
        </w:rPr>
        <w:t xml:space="preserve">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w:t>
      </w:r>
      <w:proofErr w:type="spellStart"/>
      <w:r w:rsidR="00293BFC">
        <w:t>Center</w:t>
      </w:r>
      <w:proofErr w:type="spellEnd"/>
      <w:r w:rsidR="00293BFC">
        <w:t xml:space="preserve">, </w:t>
      </w:r>
      <w:proofErr w:type="spellStart"/>
      <w:r w:rsidR="00293BFC" w:rsidRPr="00293BFC">
        <w:t>Skolkovo</w:t>
      </w:r>
      <w:proofErr w:type="spellEnd"/>
      <w:r w:rsidR="00293BFC" w:rsidRPr="00293BFC">
        <w:t xml:space="preserve">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 xml:space="preserve">Perm State University, Perm, Perm </w:t>
      </w:r>
      <w:proofErr w:type="spellStart"/>
      <w:r w:rsidR="00293BFC" w:rsidRPr="00293BFC">
        <w:t>Krai</w:t>
      </w:r>
      <w:proofErr w:type="spellEnd"/>
      <w:r w:rsidR="00293BFC" w:rsidRPr="00293BFC">
        <w:t>, Russian Federation</w:t>
      </w:r>
      <w:r w:rsidR="00293BFC">
        <w:t xml:space="preserve">, </w:t>
      </w:r>
    </w:p>
    <w:p w14:paraId="3F4B798F" w14:textId="77777777" w:rsidR="002D609E" w:rsidRDefault="002D609E" w:rsidP="00590FF6">
      <w:pPr>
        <w:ind w:firstLine="0"/>
        <w:jc w:val="left"/>
        <w:rPr>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lang w:eastAsia="zh-TW"/>
        </w:rPr>
      </w:pPr>
    </w:p>
    <w:p w14:paraId="3F020015" w14:textId="77777777" w:rsidR="002D609E" w:rsidRPr="002D609E" w:rsidRDefault="002D609E" w:rsidP="00590FF6">
      <w:pPr>
        <w:ind w:firstLine="0"/>
        <w:jc w:val="center"/>
        <w:rPr>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77777777" w:rsidR="00295937" w:rsidRPr="00295937" w:rsidRDefault="00295937" w:rsidP="00295937">
      <w:pPr>
        <w:ind w:firstLine="0"/>
        <w:rPr>
          <w:shd w:val="clear" w:color="auto" w:fill="FFFFFF"/>
        </w:rPr>
      </w:pPr>
      <w:r w:rsidRPr="00295937">
        <w:rPr>
          <w:shd w:val="clear" w:color="auto" w:fill="FFFFFF"/>
        </w:rPr>
        <w:lastRenderedPageBreak/>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77777777" w:rsidR="00295937" w:rsidRPr="00295937" w:rsidRDefault="00295937" w:rsidP="00295937">
      <w:pPr>
        <w:ind w:firstLine="0"/>
        <w:rPr>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 xml:space="preserve">Results validation was done using data from the observation parcels, where trees were manually </w:t>
      </w:r>
      <w:proofErr w:type="spellStart"/>
      <w:r w:rsidRPr="00295937">
        <w:rPr>
          <w:shd w:val="clear" w:color="auto" w:fill="FFFFFF"/>
        </w:rPr>
        <w:t>labeled</w:t>
      </w:r>
      <w:proofErr w:type="spellEnd"/>
      <w:r w:rsidRPr="00295937">
        <w:rPr>
          <w:shd w:val="clear" w:color="auto" w:fill="FFFFFF"/>
        </w:rPr>
        <w:t>.</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33943FAE" w:rsidR="00247EC9" w:rsidRPr="00D1058D" w:rsidDel="00E36400" w:rsidRDefault="00247EC9" w:rsidP="00247EC9">
      <w:pPr>
        <w:ind w:firstLine="0"/>
        <w:rPr>
          <w:del w:id="0" w:author="Windows User" w:date="2019-09-29T23:53:00Z"/>
          <w:b/>
          <w:lang w:val="en-US" w:eastAsia="zh-TW"/>
        </w:rPr>
      </w:pPr>
      <w:del w:id="1" w:author="Windows User" w:date="2019-09-29T23:53:00Z">
        <w:r w:rsidDel="00E36400">
          <w:rPr>
            <w:rFonts w:hint="eastAsia"/>
            <w:b/>
            <w:lang w:val="en-US" w:eastAsia="zh-TW"/>
          </w:rPr>
          <w:lastRenderedPageBreak/>
          <w:delText>Nomenclature</w:delText>
        </w:r>
      </w:del>
    </w:p>
    <w:p w14:paraId="1E9924A0" w14:textId="406FB920" w:rsidR="00D1058D" w:rsidDel="00E36400" w:rsidRDefault="00247EC9" w:rsidP="00247EC9">
      <w:pPr>
        <w:ind w:firstLineChars="142"/>
        <w:rPr>
          <w:del w:id="2" w:author="Windows User" w:date="2019-09-29T23:53:00Z"/>
          <w:lang w:val="en-US" w:eastAsia="zh-TW"/>
        </w:rPr>
      </w:pPr>
      <w:del w:id="3" w:author="Windows User" w:date="2019-09-29T23:53:00Z">
        <w:r w:rsidDel="00E36400">
          <w:rPr>
            <w:rFonts w:hint="eastAsia"/>
            <w:lang w:val="en-US" w:eastAsia="zh-TW"/>
          </w:rPr>
          <w:delText>This section is not numbered. A nomenclature section could be provided when there are mathematical symbols in your paper. Superscripts and subscripts must be listed separately.</w:delText>
        </w:r>
        <w:r w:rsidR="008B0E49" w:rsidDel="00E36400">
          <w:rPr>
            <w:rFonts w:hint="eastAsia"/>
            <w:lang w:val="en-US" w:eastAsia="zh-TW"/>
          </w:rPr>
          <w:delText xml:space="preserve"> Nomenclature definitions should not appear again in the text.</w:delText>
        </w:r>
      </w:del>
    </w:p>
    <w:p w14:paraId="741EE231" w14:textId="71E54672" w:rsidR="00247EC9" w:rsidDel="00E36400" w:rsidRDefault="00247EC9" w:rsidP="00247EC9">
      <w:pPr>
        <w:ind w:firstLine="0"/>
        <w:rPr>
          <w:del w:id="4" w:author="Windows User" w:date="2019-09-29T23:53:00Z"/>
          <w:lang w:val="en-US" w:eastAsia="zh-TW"/>
        </w:rPr>
      </w:pPr>
    </w:p>
    <w:p w14:paraId="5FD86A5C" w14:textId="77777777" w:rsidR="00247EC9" w:rsidRPr="00247EC9" w:rsidRDefault="00247EC9" w:rsidP="00E36400">
      <w:pPr>
        <w:ind w:left="708" w:hanging="708"/>
        <w:rPr>
          <w:b/>
          <w:lang w:val="en-US" w:eastAsia="zh-TW"/>
        </w:rPr>
        <w:pPrChange w:id="5" w:author="Windows User" w:date="2019-09-29T23:53:00Z">
          <w:pPr>
            <w:ind w:firstLine="0"/>
          </w:pPr>
        </w:pPrChange>
      </w:pPr>
      <w:r>
        <w:rPr>
          <w:rFonts w:hint="eastAsia"/>
          <w:b/>
          <w:lang w:val="en-US" w:eastAsia="zh-TW"/>
        </w:rPr>
        <w:t>Acronyms/Abbreviations</w:t>
      </w:r>
    </w:p>
    <w:p w14:paraId="3A3DE873" w14:textId="3D990713" w:rsidR="00E36400" w:rsidRDefault="00E36400" w:rsidP="00E36400">
      <w:pPr>
        <w:ind w:firstLine="0"/>
        <w:rPr>
          <w:ins w:id="6" w:author="Windows User" w:date="2019-09-30T00:04:00Z"/>
          <w:lang w:val="en-US" w:eastAsia="zh-TW"/>
        </w:rPr>
        <w:pPrChange w:id="7" w:author="Windows User" w:date="2019-09-29T23:57:00Z">
          <w:pPr>
            <w:ind w:firstLineChars="142"/>
          </w:pPr>
        </w:pPrChange>
      </w:pPr>
    </w:p>
    <w:p w14:paraId="32B14B3B" w14:textId="187215D3" w:rsidR="00F71EFC" w:rsidRDefault="00F71EFC" w:rsidP="00E36400">
      <w:pPr>
        <w:ind w:firstLine="0"/>
        <w:rPr>
          <w:ins w:id="8" w:author="Windows User" w:date="2019-09-29T23:57:00Z"/>
          <w:lang w:val="en-US" w:eastAsia="zh-TW"/>
        </w:rPr>
        <w:pPrChange w:id="9" w:author="Windows User" w:date="2019-09-29T23:57:00Z">
          <w:pPr>
            <w:ind w:firstLineChars="142"/>
          </w:pPr>
        </w:pPrChange>
      </w:pPr>
      <w:ins w:id="10" w:author="Windows User" w:date="2019-09-30T00:04:00Z">
        <w:r>
          <w:rPr>
            <w:lang w:val="en-US" w:eastAsia="zh-TW"/>
          </w:rPr>
          <w:t>ALS</w:t>
        </w:r>
        <w:r>
          <w:rPr>
            <w:lang w:val="en-US" w:eastAsia="zh-TW"/>
          </w:rPr>
          <w:tab/>
          <w:t>Airborne LiDAR System</w:t>
        </w:r>
      </w:ins>
    </w:p>
    <w:p w14:paraId="089821FC" w14:textId="360A6752" w:rsidR="00E36400" w:rsidRDefault="00E36400" w:rsidP="00E36400">
      <w:pPr>
        <w:ind w:firstLine="0"/>
        <w:rPr>
          <w:ins w:id="11" w:author="Windows User" w:date="2019-09-29T23:59:00Z"/>
          <w:lang w:val="en-US" w:eastAsia="zh-TW"/>
        </w:rPr>
        <w:pPrChange w:id="12" w:author="Windows User" w:date="2019-09-29T23:57:00Z">
          <w:pPr>
            <w:ind w:firstLineChars="142"/>
          </w:pPr>
        </w:pPrChange>
      </w:pPr>
      <w:ins w:id="13" w:author="Windows User" w:date="2019-09-29T23:58:00Z">
        <w:r>
          <w:rPr>
            <w:lang w:val="en-US" w:eastAsia="zh-TW"/>
          </w:rPr>
          <w:t>CHM</w:t>
        </w:r>
        <w:r>
          <w:rPr>
            <w:lang w:val="en-US" w:eastAsia="zh-TW"/>
          </w:rPr>
          <w:tab/>
          <w:t>Canopy Height Model</w:t>
        </w:r>
      </w:ins>
    </w:p>
    <w:p w14:paraId="482A7C45" w14:textId="2339DB95" w:rsidR="00E36400" w:rsidRDefault="00E36400" w:rsidP="00E36400">
      <w:pPr>
        <w:ind w:firstLine="0"/>
        <w:rPr>
          <w:ins w:id="14" w:author="Windows User" w:date="2019-09-29T23:58:00Z"/>
          <w:lang w:val="en-US" w:eastAsia="zh-TW"/>
        </w:rPr>
        <w:pPrChange w:id="15" w:author="Windows User" w:date="2019-09-29T23:57:00Z">
          <w:pPr>
            <w:ind w:firstLineChars="142"/>
          </w:pPr>
        </w:pPrChange>
      </w:pPr>
      <w:ins w:id="16" w:author="Windows User" w:date="2019-09-29T23:59:00Z">
        <w:r>
          <w:rPr>
            <w:lang w:val="en-US" w:eastAsia="zh-TW"/>
          </w:rPr>
          <w:t>DBH</w:t>
        </w:r>
        <w:r>
          <w:rPr>
            <w:lang w:val="en-US" w:eastAsia="zh-TW"/>
          </w:rPr>
          <w:tab/>
          <w:t>Diameter at Breast Height</w:t>
        </w:r>
      </w:ins>
    </w:p>
    <w:p w14:paraId="7B4281BC" w14:textId="5CDAB29A" w:rsidR="00E36400" w:rsidRDefault="00E36400" w:rsidP="00E36400">
      <w:pPr>
        <w:ind w:firstLine="0"/>
        <w:rPr>
          <w:ins w:id="17" w:author="Windows User" w:date="2019-09-29T23:58:00Z"/>
          <w:lang w:val="en-US" w:eastAsia="zh-TW"/>
        </w:rPr>
        <w:pPrChange w:id="18" w:author="Windows User" w:date="2019-09-29T23:57:00Z">
          <w:pPr>
            <w:ind w:firstLineChars="142"/>
          </w:pPr>
        </w:pPrChange>
      </w:pPr>
      <w:ins w:id="19" w:author="Windows User" w:date="2019-09-29T23:58:00Z">
        <w:r>
          <w:rPr>
            <w:lang w:val="en-US" w:eastAsia="zh-TW"/>
          </w:rPr>
          <w:t>DTM</w:t>
        </w:r>
        <w:r>
          <w:rPr>
            <w:lang w:val="en-US" w:eastAsia="zh-TW"/>
          </w:rPr>
          <w:tab/>
          <w:t>Digital Terrain Model</w:t>
        </w:r>
      </w:ins>
    </w:p>
    <w:p w14:paraId="6CA92B0A" w14:textId="6D7CC687" w:rsidR="00E36400" w:rsidRDefault="00E36400" w:rsidP="00E36400">
      <w:pPr>
        <w:ind w:firstLine="0"/>
        <w:rPr>
          <w:ins w:id="20" w:author="Windows User" w:date="2019-09-29T23:58:00Z"/>
          <w:lang w:val="en-US" w:eastAsia="zh-TW"/>
        </w:rPr>
        <w:pPrChange w:id="21" w:author="Windows User" w:date="2019-09-29T23:57:00Z">
          <w:pPr>
            <w:ind w:firstLineChars="142"/>
          </w:pPr>
        </w:pPrChange>
      </w:pPr>
      <w:ins w:id="22" w:author="Windows User" w:date="2019-09-29T23:58:00Z">
        <w:r>
          <w:rPr>
            <w:lang w:val="en-US" w:eastAsia="zh-TW"/>
          </w:rPr>
          <w:t>DSM</w:t>
        </w:r>
        <w:r>
          <w:rPr>
            <w:lang w:val="en-US" w:eastAsia="zh-TW"/>
          </w:rPr>
          <w:tab/>
          <w:t>Digital Surface Model</w:t>
        </w:r>
      </w:ins>
    </w:p>
    <w:p w14:paraId="3FE8C155" w14:textId="2164E50B" w:rsidR="00E36400" w:rsidRDefault="00E36400" w:rsidP="00E36400">
      <w:pPr>
        <w:ind w:firstLine="0"/>
        <w:rPr>
          <w:ins w:id="23" w:author="Windows User" w:date="2019-09-29T23:59:00Z"/>
          <w:lang w:val="en-US" w:eastAsia="zh-TW"/>
        </w:rPr>
        <w:pPrChange w:id="24" w:author="Windows User" w:date="2019-09-29T23:57:00Z">
          <w:pPr>
            <w:ind w:firstLineChars="142"/>
          </w:pPr>
        </w:pPrChange>
      </w:pPr>
      <w:ins w:id="25" w:author="Windows User" w:date="2019-09-29T23:57:00Z">
        <w:r>
          <w:rPr>
            <w:lang w:val="en-US" w:eastAsia="zh-TW"/>
          </w:rPr>
          <w:t>LIDAR</w:t>
        </w:r>
        <w:r>
          <w:rPr>
            <w:lang w:val="en-US" w:eastAsia="zh-TW"/>
          </w:rPr>
          <w:tab/>
          <w:t>Light Detection and Ranging</w:t>
        </w:r>
      </w:ins>
    </w:p>
    <w:p w14:paraId="36B38A2C" w14:textId="66D6374D" w:rsidR="00E36400" w:rsidRDefault="00E36400" w:rsidP="00E36400">
      <w:pPr>
        <w:ind w:firstLine="0"/>
        <w:rPr>
          <w:ins w:id="26" w:author="Windows User" w:date="2019-09-30T00:04:00Z"/>
          <w:lang w:val="en-US" w:eastAsia="zh-TW"/>
        </w:rPr>
        <w:pPrChange w:id="27" w:author="Windows User" w:date="2019-09-29T23:57:00Z">
          <w:pPr>
            <w:ind w:firstLineChars="142"/>
          </w:pPr>
        </w:pPrChange>
      </w:pPr>
      <w:ins w:id="28" w:author="Windows User" w:date="2019-09-29T23:59:00Z">
        <w:r>
          <w:rPr>
            <w:lang w:val="en-US" w:eastAsia="zh-TW"/>
          </w:rPr>
          <w:t>NDVI</w:t>
        </w:r>
        <w:r>
          <w:rPr>
            <w:lang w:val="en-US" w:eastAsia="zh-TW"/>
          </w:rPr>
          <w:tab/>
          <w:t>Normalized Difference Vegetation Index</w:t>
        </w:r>
      </w:ins>
    </w:p>
    <w:p w14:paraId="431462DC" w14:textId="3F468090" w:rsidR="00F71EFC" w:rsidRDefault="00F71EFC" w:rsidP="00E36400">
      <w:pPr>
        <w:ind w:firstLine="0"/>
        <w:rPr>
          <w:ins w:id="29" w:author="Windows User" w:date="2019-09-29T23:57:00Z"/>
          <w:lang w:val="en-US" w:eastAsia="zh-TW"/>
        </w:rPr>
        <w:pPrChange w:id="30" w:author="Windows User" w:date="2019-09-29T23:57:00Z">
          <w:pPr>
            <w:ind w:firstLineChars="142"/>
          </w:pPr>
        </w:pPrChange>
      </w:pPr>
      <w:ins w:id="31" w:author="Windows User" w:date="2019-09-30T00:04:00Z">
        <w:r>
          <w:rPr>
            <w:lang w:val="en-US" w:eastAsia="zh-TW"/>
          </w:rPr>
          <w:t>NIR</w:t>
        </w:r>
        <w:r>
          <w:rPr>
            <w:lang w:val="en-US" w:eastAsia="zh-TW"/>
          </w:rPr>
          <w:tab/>
          <w:t>Near Infrared</w:t>
        </w:r>
      </w:ins>
    </w:p>
    <w:p w14:paraId="0D257247" w14:textId="41DE470B" w:rsidR="00E36400" w:rsidRDefault="00E36400" w:rsidP="00E36400">
      <w:pPr>
        <w:ind w:firstLine="0"/>
        <w:rPr>
          <w:ins w:id="32" w:author="Windows User" w:date="2019-09-30T00:04:00Z"/>
          <w:lang w:val="en-US" w:eastAsia="zh-TW"/>
        </w:rPr>
        <w:pPrChange w:id="33" w:author="Windows User" w:date="2019-09-29T23:57:00Z">
          <w:pPr>
            <w:ind w:firstLineChars="142"/>
          </w:pPr>
        </w:pPrChange>
      </w:pPr>
      <w:ins w:id="34" w:author="Windows User" w:date="2019-09-29T23:57:00Z">
        <w:r>
          <w:rPr>
            <w:lang w:val="en-US" w:eastAsia="zh-TW"/>
          </w:rPr>
          <w:t>RF</w:t>
        </w:r>
        <w:r>
          <w:rPr>
            <w:lang w:val="en-US" w:eastAsia="zh-TW"/>
          </w:rPr>
          <w:tab/>
          <w:t>Random Forest</w:t>
        </w:r>
      </w:ins>
    </w:p>
    <w:p w14:paraId="0758484B" w14:textId="3AC3AA02" w:rsidR="00F71EFC" w:rsidRDefault="00F71EFC" w:rsidP="00E36400">
      <w:pPr>
        <w:ind w:firstLine="0"/>
        <w:rPr>
          <w:ins w:id="35" w:author="Windows User" w:date="2019-09-29T23:57:00Z"/>
          <w:lang w:val="en-US" w:eastAsia="zh-TW"/>
        </w:rPr>
        <w:pPrChange w:id="36" w:author="Windows User" w:date="2019-09-29T23:57:00Z">
          <w:pPr>
            <w:ind w:firstLineChars="142"/>
          </w:pPr>
        </w:pPrChange>
      </w:pPr>
      <w:ins w:id="37" w:author="Windows User" w:date="2019-09-30T00:04:00Z">
        <w:r>
          <w:rPr>
            <w:lang w:val="en-US" w:eastAsia="zh-TW"/>
          </w:rPr>
          <w:t>RGB</w:t>
        </w:r>
        <w:r>
          <w:rPr>
            <w:lang w:val="en-US" w:eastAsia="zh-TW"/>
          </w:rPr>
          <w:tab/>
          <w:t>Red, Green, Blue</w:t>
        </w:r>
      </w:ins>
    </w:p>
    <w:p w14:paraId="0C752F4E" w14:textId="50745721" w:rsidR="00727A99" w:rsidRPr="00537E19" w:rsidDel="00E36400" w:rsidRDefault="00E36400" w:rsidP="00E36400">
      <w:pPr>
        <w:ind w:firstLine="0"/>
        <w:rPr>
          <w:del w:id="38" w:author="Windows User" w:date="2019-09-29T23:57:00Z"/>
        </w:rPr>
        <w:pPrChange w:id="39" w:author="Windows User" w:date="2019-09-29T23:57:00Z">
          <w:pPr/>
        </w:pPrChange>
      </w:pPr>
      <w:ins w:id="40" w:author="Windows User" w:date="2019-09-29T23:57:00Z">
        <w:r>
          <w:rPr>
            <w:lang w:val="en-US" w:eastAsia="zh-TW"/>
          </w:rPr>
          <w:t>SVM</w:t>
        </w:r>
        <w:r>
          <w:rPr>
            <w:lang w:val="en-US" w:eastAsia="zh-TW"/>
          </w:rPr>
          <w:tab/>
          <w:t>Support Vector Machines</w:t>
        </w:r>
      </w:ins>
      <w:del w:id="41" w:author="Windows User" w:date="2019-09-29T23:57:00Z">
        <w:r w:rsidR="007F408E" w:rsidDel="00E36400">
          <w:rPr>
            <w:rFonts w:hint="eastAsia"/>
            <w:lang w:val="en-US" w:eastAsia="zh-TW"/>
          </w:rPr>
          <w:delText xml:space="preserve">This section is not numbered. </w:delText>
        </w:r>
        <w:r w:rsidR="007F408E" w:rsidRPr="007F408E" w:rsidDel="00E36400">
          <w:rPr>
            <w:shd w:val="clear" w:color="auto" w:fill="FFFFFF"/>
          </w:rPr>
          <w:delText xml:space="preserve">Define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 xml:space="preserve">abbreviations that are not standard in this </w:delText>
        </w:r>
        <w:r w:rsidR="007F408E" w:rsidDel="00E36400">
          <w:rPr>
            <w:rFonts w:hint="eastAsia"/>
            <w:shd w:val="clear" w:color="auto" w:fill="FFFFFF"/>
            <w:lang w:eastAsia="zh-TW"/>
          </w:rPr>
          <w:delText>section</w:delText>
        </w:r>
        <w:r w:rsidR="007F408E" w:rsidRPr="007F408E" w:rsidDel="00E36400">
          <w:rPr>
            <w:shd w:val="clear" w:color="auto" w:fill="FFFFFF"/>
          </w:rPr>
          <w:delText xml:space="preserve">. Such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abbreviations that are unavoidable in the abstract must be defined at their first mention there. Ensure consistency of abbreviations throughout the article.</w:delText>
        </w:r>
        <w:r w:rsidR="00727A99" w:rsidDel="00E36400">
          <w:rPr>
            <w:rFonts w:hint="eastAsia"/>
            <w:shd w:val="clear" w:color="auto" w:fill="FFFFFF"/>
            <w:lang w:eastAsia="zh-TW"/>
          </w:rPr>
          <w:delText xml:space="preserve"> </w:delText>
        </w:r>
        <w:r w:rsidR="00727A99" w:rsidRPr="00537E19" w:rsidDel="00E36400">
          <w:delText xml:space="preserve">Always use the full title followed by the acronym </w:delText>
        </w:r>
        <w:r w:rsidR="00727A99" w:rsidDel="00E36400">
          <w:rPr>
            <w:rFonts w:hint="eastAsia"/>
            <w:lang w:eastAsia="zh-TW"/>
          </w:rPr>
          <w:delText>(</w:delText>
        </w:r>
        <w:r w:rsidR="001A4B50" w:rsidRPr="007F408E" w:rsidDel="00E36400">
          <w:rPr>
            <w:shd w:val="clear" w:color="auto" w:fill="FFFFFF"/>
          </w:rPr>
          <w:delText>abbreviation</w:delText>
        </w:r>
        <w:r w:rsidR="00727A99" w:rsidDel="00E36400">
          <w:rPr>
            <w:rFonts w:hint="eastAsia"/>
            <w:lang w:eastAsia="zh-TW"/>
          </w:rPr>
          <w:delText xml:space="preserve">) </w:delText>
        </w:r>
        <w:r w:rsidR="00727A99" w:rsidRPr="00537E19" w:rsidDel="00E36400">
          <w:delText>to be used</w:delText>
        </w:r>
        <w:r w:rsidR="00727A99" w:rsidDel="00E36400">
          <w:rPr>
            <w:rFonts w:hint="eastAsia"/>
            <w:lang w:eastAsia="zh-TW"/>
          </w:rPr>
          <w:delText>, e.g., reusable suborbital launch vehicle (RSLV), International Space Station (ISS)</w:delText>
        </w:r>
        <w:r w:rsidR="00727A99" w:rsidRPr="00537E19" w:rsidDel="00E36400">
          <w:delText>.</w:delText>
        </w:r>
      </w:del>
    </w:p>
    <w:p w14:paraId="06A47BB0" w14:textId="2BBF2E6F" w:rsidR="00247EC9" w:rsidRDefault="00247EC9" w:rsidP="00E36400">
      <w:pPr>
        <w:ind w:firstLine="0"/>
        <w:rPr>
          <w:ins w:id="42" w:author="Windows User" w:date="2019-09-29T23:57:00Z"/>
          <w:lang w:eastAsia="zh-TW"/>
        </w:rPr>
        <w:pPrChange w:id="43" w:author="Windows User" w:date="2019-09-29T23:57:00Z">
          <w:pPr>
            <w:ind w:firstLineChars="142"/>
          </w:pPr>
        </w:pPrChange>
      </w:pPr>
    </w:p>
    <w:p w14:paraId="60652B58" w14:textId="35E06990" w:rsidR="00E36400" w:rsidRDefault="00E36400" w:rsidP="00E36400">
      <w:pPr>
        <w:ind w:firstLine="0"/>
        <w:rPr>
          <w:ins w:id="44" w:author="Windows User" w:date="2019-09-30T00:05:00Z"/>
          <w:lang w:eastAsia="zh-TW"/>
        </w:rPr>
        <w:pPrChange w:id="45" w:author="Windows User" w:date="2019-09-29T23:57:00Z">
          <w:pPr>
            <w:ind w:firstLineChars="142"/>
          </w:pPr>
        </w:pPrChange>
      </w:pPr>
      <w:ins w:id="46" w:author="Windows User" w:date="2019-09-29T23:57:00Z">
        <w:r>
          <w:rPr>
            <w:lang w:eastAsia="zh-TW"/>
          </w:rPr>
          <w:t>UAV</w:t>
        </w:r>
        <w:r>
          <w:rPr>
            <w:lang w:eastAsia="zh-TW"/>
          </w:rPr>
          <w:tab/>
          <w:t>Unmanned Aerial Vehicle</w:t>
        </w:r>
      </w:ins>
    </w:p>
    <w:p w14:paraId="7D3E7EFE" w14:textId="2BA7BC2A" w:rsidR="00F71EFC" w:rsidRPr="00727A99" w:rsidDel="00F71EFC" w:rsidRDefault="00F71EFC" w:rsidP="00E36400">
      <w:pPr>
        <w:ind w:firstLine="0"/>
        <w:rPr>
          <w:del w:id="47" w:author="Windows User" w:date="2019-09-30T00:05:00Z"/>
          <w:lang w:eastAsia="zh-TW"/>
        </w:rPr>
        <w:pPrChange w:id="48" w:author="Windows User" w:date="2019-09-29T23:57:00Z">
          <w:pPr>
            <w:ind w:firstLineChars="142"/>
          </w:pPr>
        </w:pPrChange>
      </w:pPr>
    </w:p>
    <w:p w14:paraId="6F29B2D3" w14:textId="1A3E47F0" w:rsidR="00D1058D" w:rsidDel="00F71EFC" w:rsidRDefault="00D1058D" w:rsidP="00D1058D">
      <w:pPr>
        <w:ind w:firstLine="0"/>
        <w:rPr>
          <w:del w:id="49" w:author="Windows User" w:date="2019-09-30T00:05:00Z"/>
          <w:lang w:eastAsia="zh-TW"/>
        </w:rPr>
      </w:pPr>
    </w:p>
    <w:p w14:paraId="2DBE4915" w14:textId="77777777" w:rsidR="00D1058D" w:rsidRPr="00247EC9" w:rsidRDefault="00247EC9" w:rsidP="00247EC9">
      <w:pPr>
        <w:numPr>
          <w:ilvl w:val="0"/>
          <w:numId w:val="4"/>
        </w:numPr>
        <w:ind w:left="284" w:hanging="284"/>
        <w:rPr>
          <w:b/>
          <w:lang w:eastAsia="zh-TW"/>
        </w:rPr>
      </w:pPr>
      <w:bookmarkStart w:id="50" w:name="_GoBack"/>
      <w:bookmarkEnd w:id="50"/>
      <w:r w:rsidRPr="00247EC9">
        <w:rPr>
          <w:rFonts w:hint="eastAsia"/>
          <w:b/>
          <w:lang w:eastAsia="zh-TW"/>
        </w:rPr>
        <w:t>Introduction</w:t>
      </w:r>
    </w:p>
    <w:p w14:paraId="78066AFD" w14:textId="77777777" w:rsidR="00341CF0" w:rsidRDefault="00C76600" w:rsidP="00E00F24">
      <w:pPr>
        <w:ind w:firstLine="0"/>
        <w:rPr>
          <w:ins w:id="51" w:author="Windows User" w:date="2019-09-27T08:39:00Z"/>
        </w:rPr>
      </w:pPr>
      <w:r w:rsidRPr="00C76600">
        <w:t>Forest inventory play</w:t>
      </w:r>
      <w:r>
        <w:t>s an important role in terms of</w:t>
      </w:r>
      <w:r w:rsidRPr="00E36400">
        <w:rPr>
          <w:lang w:val="en-US"/>
          <w:rPrChange w:id="52" w:author="Windows User" w:date="2019-09-30T00:00:00Z">
            <w:rPr/>
          </w:rPrChange>
        </w:rPr>
        <w:t xml:space="preserve"> economical</w:t>
      </w:r>
      <w:r w:rsidRPr="00C76600">
        <w:t xml:space="preserve">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reserves.1</w:t>
      </w:r>
      <w:r>
        <w:t xml:space="preserve"> </w:t>
      </w:r>
      <w:r w:rsidRPr="00C76600">
        <w:t>In accordance with the current forestry legislation in Russia, forest inventory shall be done manually,</w:t>
      </w:r>
      <w:r>
        <w:t xml:space="preserve"> </w:t>
      </w:r>
      <w:r w:rsidRPr="00C76600">
        <w:t>which is time consuming and expensive.  In this project, an attempt to build an automatic trees detection and</w:t>
      </w:r>
      <w:r>
        <w:t xml:space="preserve"> classification technology, based </w:t>
      </w:r>
      <w:r w:rsidRPr="00C76600">
        <w:t xml:space="preserve">on </w:t>
      </w:r>
      <w:r>
        <w:t xml:space="preserve">remote </w:t>
      </w:r>
      <w:r w:rsidRPr="00F676BC">
        <w:t xml:space="preserve">sensing and machine learning is </w:t>
      </w:r>
      <w:del w:id="53" w:author="Windows User" w:date="2019-09-27T11:53:00Z">
        <w:r w:rsidRPr="00F676BC" w:rsidDel="001A5819">
          <w:delText xml:space="preserve"> </w:delText>
        </w:r>
      </w:del>
      <w:r w:rsidRPr="00F676BC">
        <w:rPr>
          <w:rPrChange w:id="54" w:author="Windows User" w:date="2019-09-29T23:38:00Z">
            <w:rPr/>
          </w:rPrChange>
        </w:rPr>
        <w:t xml:space="preserve">presented  and  tested.   </w:t>
      </w:r>
      <w:r w:rsidRPr="00F676BC">
        <w:rPr>
          <w:rPrChange w:id="55" w:author="Windows User" w:date="2019-09-29T23:38:00Z">
            <w:rPr>
              <w:highlight w:val="yellow"/>
            </w:rPr>
          </w:rPrChange>
        </w:rPr>
        <w:t>In order to allow a widespread use of this technology in the industry for forest inventory, classification accuracy of 95% shall be achieved</w:t>
      </w:r>
      <w:r w:rsidRPr="00F676BC">
        <w:rPr>
          <w:rPrChange w:id="56" w:author="Windows User" w:date="2019-09-29T23:38:00Z">
            <w:rPr/>
          </w:rPrChange>
        </w:rPr>
        <w:t xml:space="preserve">. A combination of machine </w:t>
      </w:r>
      <w:r w:rsidRPr="00F676BC">
        <w:rPr>
          <w:rPrChange w:id="57" w:author="Windows User" w:date="2019-09-29T23:38:00Z">
            <w:rPr/>
          </w:rPrChange>
        </w:rPr>
        <w:lastRenderedPageBreak/>
        <w:t>learning and remote sensing has demonstrated a big potential for solving different tasks in such areas as precision agriculture, land cover changes detection, urban environment monitoring</w:t>
      </w:r>
      <w:r>
        <w:t>, mar</w:t>
      </w:r>
      <w:r w:rsidRPr="00C76600">
        <w:t>itime navigation and 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results.2–4</w:t>
      </w:r>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58"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59"/>
      <w:r w:rsidRPr="00C76600">
        <w:t>because forestry</w:t>
      </w:r>
      <w:r>
        <w:t xml:space="preserve"> </w:t>
      </w:r>
      <w:r w:rsidRPr="00C76600">
        <w:t>legislation requires to have information for each tree rather than general statistics for whole parcels of a forest</w:t>
      </w:r>
      <w:commentRangeEnd w:id="59"/>
      <w:r>
        <w:rPr>
          <w:rStyle w:val="CommentReference"/>
        </w:rPr>
        <w:commentReference w:id="59"/>
      </w:r>
      <w:r w:rsidRPr="00C76600">
        <w:t>.</w:t>
      </w:r>
      <w:r>
        <w:t xml:space="preserve"> </w:t>
      </w:r>
      <w:r w:rsidRPr="00F676BC">
        <w:rPr>
          <w:rPrChange w:id="60" w:author="Windows User" w:date="2019-09-29T23:38:00Z">
            <w:rPr>
              <w:highlight w:val="yellow"/>
            </w:rPr>
          </w:rPrChange>
        </w:rPr>
        <w:t>Nowadays, hyperspectral data has become extensively used in different land cover classification tasks, as it contains more information than multispectral imagery and, therefore, allows to catch subtle differences in akin materials. For example, Utsav et al.5have described different remote sensing scenarios, in which a high number of spectral bands is important.  Also, Kang et al.6have presented a performance comparison of different algorithms applied on hyperspectral imagery for land cover classification, providing a benchmark data.</w:t>
      </w:r>
      <w:r w:rsidRPr="00F676BC">
        <w:rPr>
          <w:rPrChange w:id="61" w:author="Windows User" w:date="2019-09-29T23:38:00Z">
            <w:rPr/>
          </w:rPrChange>
        </w:rPr>
        <w:t xml:space="preserve">  Moreover, there are various deep learning approaches for hyperspectral data processing.7–9</w:t>
      </w:r>
      <w:r w:rsidR="0036265D" w:rsidRPr="00F676BC">
        <w:rPr>
          <w:rPrChange w:id="62" w:author="Windows User" w:date="2019-09-29T23:38:00Z">
            <w:rPr/>
          </w:rPrChange>
        </w:rPr>
        <w:t xml:space="preserve"> </w:t>
      </w:r>
      <w:r w:rsidRPr="00F676BC">
        <w:rPr>
          <w:rPrChange w:id="63" w:author="Windows User" w:date="2019-09-29T23:38:00Z">
            <w:rPr/>
          </w:rPrChange>
        </w:rPr>
        <w:t>Furthermore, current research on forest classification is based on hyperspectral</w:t>
      </w:r>
      <w:r>
        <w:t xml:space="preserve">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achieved.1089% classification accuracy was obtained when classifying 13tree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classifier.11</w:t>
      </w:r>
      <w:r w:rsidR="0036265D">
        <w:t xml:space="preserve"> </w:t>
      </w:r>
      <w:r w:rsidRPr="00C76600">
        <w:t>Nevalainen et al.12have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The approach for trees detection and classification presented in this work consi</w:t>
      </w:r>
      <w:r w:rsidR="0036265D">
        <w:t>sts of two steps.  In the begin</w:t>
      </w:r>
      <w:r w:rsidRPr="00C76600">
        <w:t xml:space="preserve">ning, individual trees are detected using LiDAR data.  </w:t>
      </w:r>
    </w:p>
    <w:p w14:paraId="29436D3D" w14:textId="77777777" w:rsidR="007B07EA" w:rsidRDefault="00C76600" w:rsidP="00E00F24">
      <w:pPr>
        <w:ind w:firstLine="0"/>
      </w:pPr>
      <w:r w:rsidRPr="00C76600">
        <w:t>Then, detected trees are classified by their hyperspectral</w:t>
      </w:r>
      <w:r>
        <w:t xml:space="preserve"> </w:t>
      </w:r>
      <w:r w:rsidRPr="00C76600">
        <w:t xml:space="preserve">properties using machine learning classifiers.  </w:t>
      </w:r>
      <w:ins w:id="64" w:author="Windows User" w:date="2019-09-27T08:39:00Z">
        <w:r w:rsidR="00341CF0">
          <w:t xml:space="preserve">Aiming to </w:t>
        </w:r>
        <w:r w:rsidR="00341CF0">
          <w:lastRenderedPageBreak/>
          <w:t xml:space="preserve">compare results of airborne technologies with technical characteristics of cheaper and more scalable one, the same experiment was performed using space-borne technology, in this case, using a </w:t>
        </w:r>
      </w:ins>
      <w:ins w:id="65" w:author="Windows User" w:date="2019-09-27T08:41:00Z">
        <w:r w:rsidR="00341CF0">
          <w:t>sub metric</w:t>
        </w:r>
      </w:ins>
      <w:ins w:id="66" w:author="Windows User" w:date="2019-09-27T08:39:00Z">
        <w:r w:rsidR="00341CF0">
          <w:t xml:space="preserve"> multispectral sensor. </w:t>
        </w:r>
      </w:ins>
      <w:r w:rsidRPr="00C76600">
        <w:t>Section 2 surveys methods and algorithms used for trees detection</w:t>
      </w:r>
      <w:r>
        <w:t xml:space="preserve"> </w:t>
      </w:r>
      <w:r w:rsidRPr="00C76600">
        <w:t>and classification in this project as well as an expedition for collection of LiDAR, hyperspectral and reference</w:t>
      </w:r>
      <w:r>
        <w:t xml:space="preserve"> trees data together with instruments </w:t>
      </w:r>
      <w:r w:rsidRPr="00C76600">
        <w:t xml:space="preserve">characteristics </w:t>
      </w:r>
      <w:del w:id="67"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77777777" w:rsidR="00C76600" w:rsidRPr="00537E19" w:rsidRDefault="00C76600" w:rsidP="00E00F24">
      <w:pPr>
        <w:ind w:firstLine="0"/>
      </w:pPr>
    </w:p>
    <w:p w14:paraId="335ECCBF" w14:textId="77777777" w:rsidR="007B07EA" w:rsidRPr="00DF6A43" w:rsidRDefault="00DF6A43" w:rsidP="00332410">
      <w:pPr>
        <w:pStyle w:val="IACSubheading"/>
        <w:rPr>
          <w:i/>
          <w:u w:val="none"/>
        </w:rPr>
      </w:pPr>
      <w:r w:rsidRPr="00DF6A43">
        <w:rPr>
          <w:rFonts w:hint="eastAsia"/>
          <w:i/>
          <w:u w:val="none"/>
          <w:lang w:eastAsia="zh-TW"/>
        </w:rPr>
        <w:t xml:space="preserve">1.1 </w:t>
      </w:r>
      <w:r w:rsidR="007B07EA" w:rsidRPr="00DF6A43">
        <w:rPr>
          <w:i/>
          <w:u w:val="none"/>
        </w:rPr>
        <w:t>Sub</w:t>
      </w:r>
      <w:r w:rsidR="00E00F24">
        <w:rPr>
          <w:rFonts w:hint="eastAsia"/>
          <w:i/>
          <w:u w:val="none"/>
          <w:lang w:eastAsia="zh-TW"/>
        </w:rPr>
        <w:t xml:space="preserve">section </w:t>
      </w:r>
      <w:r w:rsidR="007B07EA" w:rsidRPr="00DF6A43">
        <w:rPr>
          <w:i/>
          <w:u w:val="none"/>
        </w:rPr>
        <w:t>headings</w:t>
      </w:r>
    </w:p>
    <w:p w14:paraId="56E186FD" w14:textId="77777777" w:rsidR="007B07EA" w:rsidRPr="00537E19" w:rsidRDefault="007B07EA" w:rsidP="00332410">
      <w:r w:rsidRPr="00537E19">
        <w:t>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Pr="00537E19">
        <w:t xml:space="preserve"> and placed flush on the left </w:t>
      </w:r>
      <w:r w:rsidR="00845F64">
        <w:t>h</w:t>
      </w:r>
      <w:r w:rsidRPr="00537E19">
        <w:t>and margin of the column.</w:t>
      </w:r>
    </w:p>
    <w:p w14:paraId="25047C51" w14:textId="77777777" w:rsidR="007B07EA" w:rsidRPr="00537E19" w:rsidRDefault="007B07EA" w:rsidP="00E00F24">
      <w:pPr>
        <w:ind w:firstLine="0"/>
      </w:pPr>
    </w:p>
    <w:p w14:paraId="3821F230" w14:textId="77777777" w:rsidR="007B07EA" w:rsidRPr="00E00F24" w:rsidRDefault="00E00F24" w:rsidP="00E00F24">
      <w:pPr>
        <w:pStyle w:val="IACSub-subheading"/>
        <w:ind w:firstLine="0"/>
        <w:rPr>
          <w:i/>
          <w:u w:val="none"/>
        </w:rPr>
      </w:pPr>
      <w:r>
        <w:rPr>
          <w:rFonts w:hint="eastAsia"/>
          <w:i/>
          <w:u w:val="none"/>
          <w:lang w:eastAsia="zh-TW"/>
        </w:rPr>
        <w:t xml:space="preserve">1.1.1 </w:t>
      </w:r>
      <w:r w:rsidR="007B07EA" w:rsidRPr="00E00F24">
        <w:rPr>
          <w:i/>
          <w:u w:val="none"/>
        </w:rPr>
        <w:t>Sub-sub</w:t>
      </w:r>
      <w:r w:rsidRPr="00E00F24">
        <w:rPr>
          <w:rFonts w:hint="eastAsia"/>
          <w:i/>
          <w:u w:val="none"/>
          <w:lang w:eastAsia="zh-TW"/>
        </w:rPr>
        <w:t xml:space="preserve">section </w:t>
      </w:r>
      <w:r w:rsidR="007B07EA" w:rsidRPr="00E00F24">
        <w:rPr>
          <w:i/>
          <w:u w:val="none"/>
        </w:rPr>
        <w:t>headings</w:t>
      </w:r>
    </w:p>
    <w:p w14:paraId="0954EF36" w14:textId="77777777" w:rsidR="007B07EA" w:rsidRPr="00537E19" w:rsidRDefault="007B07EA" w:rsidP="00332410">
      <w:pPr>
        <w:rPr>
          <w:lang w:eastAsia="zh-TW"/>
        </w:rPr>
      </w:pPr>
      <w:r w:rsidRPr="00537E19">
        <w:t>Sub-sub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00E00F24" w:rsidRPr="00537E19">
        <w:t xml:space="preserve"> and placed flush on the left </w:t>
      </w:r>
      <w:r w:rsidR="00E00F24">
        <w:t>h</w:t>
      </w:r>
      <w:r w:rsidR="00E00F24" w:rsidRPr="00537E19">
        <w:t>and margin of the column</w:t>
      </w:r>
      <w:r w:rsidR="00E00F24">
        <w:rPr>
          <w:rFonts w:hint="eastAsia"/>
          <w:lang w:eastAsia="zh-TW"/>
        </w:rPr>
        <w:t>.</w:t>
      </w:r>
    </w:p>
    <w:p w14:paraId="1A69A0F1" w14:textId="77777777" w:rsidR="007B07EA" w:rsidRPr="00537E19" w:rsidRDefault="007B07EA" w:rsidP="00E00F24">
      <w:pPr>
        <w:ind w:firstLine="0"/>
        <w:jc w:val="left"/>
      </w:pPr>
    </w:p>
    <w:p w14:paraId="61500B79" w14:textId="77777777" w:rsidR="00802498" w:rsidRPr="00942523" w:rsidRDefault="00802498" w:rsidP="00802498">
      <w:pPr>
        <w:ind w:firstLine="0"/>
        <w:jc w:val="left"/>
        <w:rPr>
          <w:rStyle w:val="apple-converted-space"/>
          <w:b/>
          <w:i/>
          <w:lang w:eastAsia="zh-TW"/>
        </w:rPr>
      </w:pPr>
      <w:r w:rsidRPr="00942523">
        <w:rPr>
          <w:rStyle w:val="Emphasis"/>
          <w:rFonts w:hint="eastAsia"/>
          <w:b/>
          <w:bCs/>
          <w:i w:val="0"/>
          <w:lang w:eastAsia="zh-TW"/>
        </w:rPr>
        <w:t xml:space="preserve">2. </w:t>
      </w:r>
      <w:del w:id="68" w:author="Windows User" w:date="2019-09-27T08:54:00Z">
        <w:r w:rsidRPr="00942523" w:rsidDel="00B63977">
          <w:rPr>
            <w:rStyle w:val="Emphasis"/>
            <w:b/>
            <w:bCs/>
            <w:i w:val="0"/>
          </w:rPr>
          <w:delText>Material and methods</w:delText>
        </w:r>
        <w:r w:rsidRPr="00942523" w:rsidDel="00B63977">
          <w:rPr>
            <w:rStyle w:val="apple-converted-space"/>
            <w:b/>
            <w:i/>
          </w:rPr>
          <w:delText> </w:delText>
        </w:r>
      </w:del>
      <w:ins w:id="69" w:author="Windows User" w:date="2019-09-27T08:54:00Z">
        <w:r w:rsidR="00B63977">
          <w:rPr>
            <w:rStyle w:val="Emphasis"/>
            <w:b/>
            <w:bCs/>
            <w:i w:val="0"/>
          </w:rPr>
          <w:t>Data and Methodology</w:t>
        </w:r>
      </w:ins>
    </w:p>
    <w:p w14:paraId="56D51D90" w14:textId="77777777" w:rsidR="000B55D5" w:rsidRDefault="00B63977">
      <w:pPr>
        <w:ind w:firstLine="0"/>
        <w:jc w:val="left"/>
        <w:rPr>
          <w:ins w:id="70" w:author="Windows User" w:date="2019-09-27T09:28:00Z"/>
        </w:rPr>
      </w:pPr>
      <w:ins w:id="71" w:author="Windows User" w:date="2019-09-27T08:54:00Z">
        <w:r>
          <w:tab/>
        </w:r>
      </w:ins>
    </w:p>
    <w:p w14:paraId="48DBF9C6" w14:textId="77777777" w:rsidR="00B63977" w:rsidRDefault="00B63977">
      <w:pPr>
        <w:ind w:firstLine="0"/>
        <w:jc w:val="left"/>
        <w:rPr>
          <w:ins w:id="72" w:author="Windows User" w:date="2019-09-27T09:00:00Z"/>
        </w:rPr>
      </w:pPr>
      <w:ins w:id="73" w:author="Windows User" w:date="2019-09-27T08:54:00Z">
        <w:r>
          <w:t>A special expedition to Arkhangelsk region (northern Russia) was performed in August 2018 for data collection purposes. Experimental area belongs to Krasnoborsky district forestry division</w:t>
        </w:r>
      </w:ins>
      <w:ins w:id="74" w:author="Windows User" w:date="2019-09-27T09:28:00Z">
        <w:r w:rsidR="000B55D5">
          <w:t xml:space="preserve"> (</w:t>
        </w:r>
      </w:ins>
      <w:ins w:id="75" w:author="Windows User" w:date="2019-09-27T09:09:00Z">
        <w:r w:rsidR="00BF30BF">
          <w:fldChar w:fldCharType="begin"/>
        </w:r>
        <w:r w:rsidR="00BF30BF">
          <w:instrText xml:space="preserve"> REF _Ref20467761 \h </w:instrText>
        </w:r>
      </w:ins>
      <w:r w:rsidR="00BF30BF">
        <w:fldChar w:fldCharType="separate"/>
      </w:r>
      <w:ins w:id="76" w:author="Windows User" w:date="2019-09-27T16:23:00Z">
        <w:r w:rsidR="00EB78F5">
          <w:t xml:space="preserve">Figure </w:t>
        </w:r>
        <w:r w:rsidR="00EB78F5">
          <w:rPr>
            <w:noProof/>
          </w:rPr>
          <w:t>1</w:t>
        </w:r>
      </w:ins>
      <w:ins w:id="77" w:author="Windows User" w:date="2019-09-27T09:09:00Z">
        <w:r w:rsidR="00BF30BF">
          <w:fldChar w:fldCharType="end"/>
        </w:r>
      </w:ins>
      <w:ins w:id="78" w:author="Windows User" w:date="2019-09-27T09:29:00Z">
        <w:r w:rsidR="000B55D5">
          <w:t>)</w:t>
        </w:r>
      </w:ins>
      <w:ins w:id="79" w:author="Windows User" w:date="2019-09-27T09:09:00Z">
        <w:r w:rsidR="00BF30BF">
          <w:t>.</w:t>
        </w:r>
      </w:ins>
    </w:p>
    <w:p w14:paraId="3A0A0050" w14:textId="0A506313" w:rsidR="00BF30BF" w:rsidRDefault="00666699">
      <w:pPr>
        <w:keepNext/>
        <w:ind w:firstLine="0"/>
        <w:jc w:val="left"/>
        <w:rPr>
          <w:ins w:id="80" w:author="Windows User" w:date="2019-09-27T09:05:00Z"/>
        </w:rPr>
        <w:pPrChange w:id="81" w:author="Windows User" w:date="2019-09-27T09:05:00Z">
          <w:pPr>
            <w:ind w:firstLine="0"/>
            <w:jc w:val="left"/>
          </w:pPr>
        </w:pPrChange>
      </w:pPr>
      <w:ins w:id="82"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43E22945" w:rsidR="00B63977" w:rsidRDefault="00BF30BF">
      <w:pPr>
        <w:pStyle w:val="Caption"/>
        <w:jc w:val="left"/>
        <w:rPr>
          <w:ins w:id="83" w:author="Windows User" w:date="2019-09-27T09:09:00Z"/>
        </w:rPr>
        <w:pPrChange w:id="84" w:author="Windows User" w:date="2019-09-27T09:05:00Z">
          <w:pPr>
            <w:ind w:firstLine="0"/>
            <w:jc w:val="left"/>
          </w:pPr>
        </w:pPrChange>
      </w:pPr>
      <w:bookmarkStart w:id="85" w:name="_Ref20467761"/>
      <w:ins w:id="86" w:author="Windows User" w:date="2019-09-27T09:05:00Z">
        <w:r>
          <w:t xml:space="preserve">Figure </w:t>
        </w:r>
        <w:r>
          <w:fldChar w:fldCharType="begin"/>
        </w:r>
        <w:r>
          <w:instrText xml:space="preserve"> SEQ Figure \* ARABIC </w:instrText>
        </w:r>
      </w:ins>
      <w:r>
        <w:fldChar w:fldCharType="separate"/>
      </w:r>
      <w:ins w:id="87" w:author="Windows User" w:date="2019-09-28T13:25:00Z">
        <w:r w:rsidR="00D8229A">
          <w:rPr>
            <w:noProof/>
          </w:rPr>
          <w:t>1</w:t>
        </w:r>
      </w:ins>
      <w:ins w:id="88" w:author="Windows User" w:date="2019-09-27T09:05:00Z">
        <w:r>
          <w:fldChar w:fldCharType="end"/>
        </w:r>
        <w:bookmarkEnd w:id="85"/>
        <w:r>
          <w:t xml:space="preserve">. Geographic </w:t>
        </w:r>
        <w:r w:rsidR="00A567D8">
          <w:t>location</w:t>
        </w:r>
        <w:r w:rsidRPr="00EE42ED">
          <w:t xml:space="preserve"> </w:t>
        </w:r>
      </w:ins>
      <w:ins w:id="89" w:author="Windows User" w:date="2019-09-27T16:20:00Z">
        <w:r w:rsidR="00EB78F5" w:rsidRPr="00EE42ED">
          <w:t>of Arkhangelsk region with the highlighted area (red rectangle</w:t>
        </w:r>
        <w:r w:rsidR="00EB78F5">
          <w:t>) corresponding to Krasnoborsky</w:t>
        </w:r>
      </w:ins>
      <w:ins w:id="90" w:author="Windows User" w:date="2019-09-27T09:05:00Z">
        <w:r w:rsidRPr="00EE42ED">
          <w:t xml:space="preserve"> district at 61◦28′N 45◦34′E</w:t>
        </w:r>
      </w:ins>
    </w:p>
    <w:p w14:paraId="18237E76" w14:textId="77777777" w:rsidR="00BF30BF" w:rsidRPr="00BF30BF" w:rsidRDefault="00BF30BF">
      <w:pPr>
        <w:rPr>
          <w:ins w:id="91" w:author="Windows User" w:date="2019-09-27T09:00:00Z"/>
        </w:rPr>
        <w:pPrChange w:id="92" w:author="Windows User" w:date="2019-09-27T09:09:00Z">
          <w:pPr>
            <w:ind w:firstLine="0"/>
            <w:jc w:val="left"/>
          </w:pPr>
        </w:pPrChange>
      </w:pPr>
    </w:p>
    <w:p w14:paraId="24B73874" w14:textId="77777777" w:rsidR="00820BEF" w:rsidRDefault="00B63977">
      <w:pPr>
        <w:ind w:firstLine="0"/>
        <w:rPr>
          <w:ins w:id="93" w:author="Windows User" w:date="2019-09-27T16:12:00Z"/>
        </w:rPr>
        <w:pPrChange w:id="94" w:author="Windows User" w:date="2019-09-27T09:29:00Z">
          <w:pPr>
            <w:ind w:firstLine="0"/>
            <w:jc w:val="left"/>
          </w:pPr>
        </w:pPrChange>
      </w:pPr>
      <w:ins w:id="95" w:author="Windows User" w:date="2019-09-27T08:54:00Z">
        <w:r>
          <w:t xml:space="preserve">This territory is covered by plain cultivated boreal forests. Four test polygons with a size of 150 m by 200 m each were selected for experimental data collection. </w:t>
        </w:r>
      </w:ins>
    </w:p>
    <w:p w14:paraId="23FD8DD6" w14:textId="77777777" w:rsidR="00820BEF" w:rsidRDefault="00820BEF">
      <w:pPr>
        <w:ind w:firstLine="0"/>
        <w:rPr>
          <w:ins w:id="96" w:author="Windows User" w:date="2019-09-27T16:13:00Z"/>
        </w:rPr>
        <w:pPrChange w:id="97" w:author="Windows User" w:date="2019-09-27T09:29:00Z">
          <w:pPr>
            <w:ind w:firstLine="0"/>
            <w:jc w:val="left"/>
          </w:pPr>
        </w:pPrChange>
      </w:pPr>
    </w:p>
    <w:p w14:paraId="51372076" w14:textId="69CBC3DF" w:rsidR="00820BEF" w:rsidRDefault="00666699">
      <w:pPr>
        <w:keepNext/>
        <w:ind w:firstLine="0"/>
        <w:rPr>
          <w:ins w:id="98" w:author="Windows User" w:date="2019-09-27T16:15:00Z"/>
        </w:rPr>
        <w:pPrChange w:id="99" w:author="Windows User" w:date="2019-09-27T16:15:00Z">
          <w:pPr>
            <w:ind w:firstLine="0"/>
          </w:pPr>
        </w:pPrChange>
      </w:pPr>
      <w:ins w:id="100" w:author="Windows User" w:date="2019-09-27T16:13:00Z">
        <w:r w:rsidRPr="00820BEF">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0040AD3A" w:rsidR="00B63977" w:rsidRDefault="00820BEF">
      <w:pPr>
        <w:pStyle w:val="Caption"/>
        <w:rPr>
          <w:ins w:id="101" w:author="Windows User" w:date="2019-09-27T09:16:00Z"/>
        </w:rPr>
        <w:pPrChange w:id="102" w:author="Windows User" w:date="2019-09-27T16:17:00Z">
          <w:pPr>
            <w:ind w:firstLine="0"/>
            <w:jc w:val="left"/>
          </w:pPr>
        </w:pPrChange>
      </w:pPr>
      <w:bookmarkStart w:id="103" w:name="_Ref20494412"/>
      <w:ins w:id="104" w:author="Windows User" w:date="2019-09-27T16:15:00Z">
        <w:r>
          <w:t xml:space="preserve">Figure </w:t>
        </w:r>
        <w:r>
          <w:fldChar w:fldCharType="begin"/>
        </w:r>
        <w:r>
          <w:instrText xml:space="preserve"> SEQ Figure \* ARABIC </w:instrText>
        </w:r>
      </w:ins>
      <w:r>
        <w:fldChar w:fldCharType="separate"/>
      </w:r>
      <w:ins w:id="105" w:author="Windows User" w:date="2019-09-28T13:25:00Z">
        <w:r w:rsidR="00D8229A">
          <w:rPr>
            <w:noProof/>
          </w:rPr>
          <w:t>2</w:t>
        </w:r>
      </w:ins>
      <w:ins w:id="106" w:author="Windows User" w:date="2019-09-27T16:15:00Z">
        <w:r>
          <w:fldChar w:fldCharType="end"/>
        </w:r>
        <w:bookmarkEnd w:id="103"/>
        <w:r>
          <w:t xml:space="preserve">. Location of the four experimental polygons, each of them with an area </w:t>
        </w:r>
        <w:r w:rsidRPr="001B1668">
          <w:t>0.03</w:t>
        </w:r>
        <w:r>
          <w:t xml:space="preserve"> Km2</w:t>
        </w:r>
      </w:ins>
    </w:p>
    <w:p w14:paraId="532C86E0" w14:textId="77777777" w:rsidR="00A567D8" w:rsidRPr="00A567D8" w:rsidRDefault="00A567D8">
      <w:pPr>
        <w:rPr>
          <w:ins w:id="107" w:author="Windows User" w:date="2019-09-27T08:54:00Z"/>
        </w:rPr>
        <w:pPrChange w:id="108" w:author="Windows User" w:date="2019-09-27T09:25:00Z">
          <w:pPr>
            <w:ind w:firstLine="0"/>
            <w:jc w:val="left"/>
          </w:pPr>
        </w:pPrChange>
      </w:pPr>
    </w:p>
    <w:p w14:paraId="6E3F1F5B" w14:textId="77777777" w:rsidR="000B55D5" w:rsidRDefault="00B63977" w:rsidP="00802498">
      <w:pPr>
        <w:ind w:firstLine="0"/>
        <w:rPr>
          <w:ins w:id="109" w:author="Windows User" w:date="2019-09-27T09:26:00Z"/>
        </w:rPr>
      </w:pPr>
      <w:ins w:id="110" w:author="Windows User" w:date="2019-09-27T08:54:00Z">
        <w:r>
          <w:t>Detailed descriptions of the data collection procedures, instruments characteristics, as well as pre-processing steps for LiDAR,</w:t>
        </w:r>
      </w:ins>
      <w:ins w:id="111" w:author="Windows User" w:date="2019-09-27T09:30:00Z">
        <w:r w:rsidR="000B55D5">
          <w:t xml:space="preserve"> airborne</w:t>
        </w:r>
      </w:ins>
      <w:ins w:id="112" w:author="Windows User" w:date="2019-09-27T08:54:00Z">
        <w:r>
          <w:t xml:space="preserve"> hyperspectral,</w:t>
        </w:r>
      </w:ins>
      <w:ins w:id="113" w:author="Windows User" w:date="2019-09-27T09:30:00Z">
        <w:r w:rsidR="000B55D5">
          <w:t xml:space="preserve"> spaceborne </w:t>
        </w:r>
      </w:ins>
      <w:ins w:id="114" w:author="Windows User" w:date="2019-09-27T09:31:00Z">
        <w:r w:rsidR="000B55D5">
          <w:t>multispectral,</w:t>
        </w:r>
      </w:ins>
      <w:ins w:id="115" w:author="Windows User" w:date="2019-09-27T08:54:00Z">
        <w:r>
          <w:t xml:space="preserve"> and reference trees data are given in Sections~\ref{sec:lidar}, \ref{sec:hyperspectral}, and \ref{sec:reference} respectively. Individual Tree Crowns (ITCs) detection strategy is described in Section~\ref{sec:detection}. Section~\ref{sec:classification} is devoted to tree species classification procedure. </w:t>
        </w:r>
      </w:ins>
    </w:p>
    <w:p w14:paraId="06A2DA0D" w14:textId="77777777" w:rsidR="000B55D5" w:rsidRDefault="000B55D5" w:rsidP="00802498">
      <w:pPr>
        <w:ind w:firstLine="0"/>
        <w:rPr>
          <w:ins w:id="116" w:author="Windows User" w:date="2019-09-27T09:26:00Z"/>
        </w:rPr>
      </w:pPr>
    </w:p>
    <w:p w14:paraId="3093DF18" w14:textId="77777777" w:rsidR="000B55D5" w:rsidRDefault="000B55D5" w:rsidP="000B55D5">
      <w:pPr>
        <w:pStyle w:val="IACSubheading"/>
        <w:rPr>
          <w:ins w:id="117" w:author="Windows User" w:date="2019-09-27T09:26:00Z"/>
          <w:i/>
          <w:u w:val="none"/>
        </w:rPr>
      </w:pPr>
      <w:ins w:id="118" w:author="Windows User" w:date="2019-09-27T09:26:00Z">
        <w:r>
          <w:rPr>
            <w:rFonts w:hint="eastAsia"/>
            <w:i/>
            <w:u w:val="none"/>
            <w:lang w:eastAsia="zh-TW"/>
          </w:rPr>
          <w:t>2</w:t>
        </w:r>
        <w:r w:rsidRPr="00DF6A43">
          <w:rPr>
            <w:rFonts w:hint="eastAsia"/>
            <w:i/>
            <w:u w:val="none"/>
            <w:lang w:eastAsia="zh-TW"/>
          </w:rPr>
          <w:t xml:space="preserve">.1 </w:t>
        </w:r>
        <w:r w:rsidRPr="000B55D5">
          <w:rPr>
            <w:i/>
            <w:u w:val="none"/>
          </w:rPr>
          <w:t>Airborne Laser Scanning</w:t>
        </w:r>
      </w:ins>
    </w:p>
    <w:p w14:paraId="33E2624D" w14:textId="77777777" w:rsidR="000B55D5" w:rsidRDefault="000B55D5" w:rsidP="000B55D5">
      <w:pPr>
        <w:pStyle w:val="IACSubheading"/>
        <w:rPr>
          <w:ins w:id="119" w:author="Windows User" w:date="2019-09-27T09:26:00Z"/>
          <w:i/>
          <w:u w:val="none"/>
        </w:rPr>
      </w:pPr>
    </w:p>
    <w:p w14:paraId="0EE201DC" w14:textId="77777777" w:rsidR="000B55D5" w:rsidRPr="000B55D5" w:rsidRDefault="000B55D5">
      <w:pPr>
        <w:pStyle w:val="IACSubheading"/>
        <w:jc w:val="both"/>
        <w:rPr>
          <w:ins w:id="120" w:author="Windows User" w:date="2019-09-27T09:27:00Z"/>
          <w:u w:val="none"/>
          <w:rPrChange w:id="121" w:author="Windows User" w:date="2019-09-27T09:28:00Z">
            <w:rPr>
              <w:ins w:id="122" w:author="Windows User" w:date="2019-09-27T09:27:00Z"/>
            </w:rPr>
          </w:rPrChange>
        </w:rPr>
        <w:pPrChange w:id="123" w:author="Windows User" w:date="2019-09-27T09:28:00Z">
          <w:pPr>
            <w:pStyle w:val="IACSubheading"/>
          </w:pPr>
        </w:pPrChange>
      </w:pPr>
      <w:ins w:id="124" w:author="Windows User" w:date="2019-09-27T09:27:00Z">
        <w:r w:rsidRPr="000B55D5">
          <w:rPr>
            <w:u w:val="none"/>
            <w:rPrChange w:id="125"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126" w:author="Windows User" w:date="2019-09-27T10:17:00Z">
        <w:r w:rsidR="005D79FB">
          <w:rPr>
            <w:u w:val="none"/>
            <w:vertAlign w:val="superscript"/>
          </w:rPr>
          <w:t>2</w:t>
        </w:r>
      </w:ins>
      <w:ins w:id="127" w:author="Windows User" w:date="2019-09-27T10:16:00Z">
        <w:r w:rsidR="005D79FB">
          <w:rPr>
            <w:u w:val="none"/>
          </w:rPr>
          <w:t xml:space="preserve"> </w:t>
        </w:r>
      </w:ins>
      <w:ins w:id="128" w:author="Windows User" w:date="2019-09-27T09:27:00Z">
        <w:r w:rsidRPr="000B55D5">
          <w:rPr>
            <w:u w:val="none"/>
            <w:rPrChange w:id="129" w:author="Windows User" w:date="2019-09-27T09:28:00Z">
              <w:rPr/>
            </w:rPrChange>
          </w:rPr>
          <w:t>density point cloud.</w:t>
        </w:r>
      </w:ins>
    </w:p>
    <w:p w14:paraId="0F6E1F41" w14:textId="77777777" w:rsidR="000B55D5" w:rsidRPr="000B55D5" w:rsidRDefault="000B55D5">
      <w:pPr>
        <w:pStyle w:val="IACSubheading"/>
        <w:jc w:val="both"/>
        <w:rPr>
          <w:ins w:id="130" w:author="Windows User" w:date="2019-09-27T09:27:00Z"/>
          <w:u w:val="none"/>
          <w:rPrChange w:id="131" w:author="Windows User" w:date="2019-09-27T09:28:00Z">
            <w:rPr>
              <w:ins w:id="132" w:author="Windows User" w:date="2019-09-27T09:27:00Z"/>
            </w:rPr>
          </w:rPrChange>
        </w:rPr>
        <w:pPrChange w:id="133" w:author="Windows User" w:date="2019-09-27T09:28:00Z">
          <w:pPr>
            <w:pStyle w:val="IACSubheading"/>
          </w:pPr>
        </w:pPrChange>
      </w:pPr>
    </w:p>
    <w:p w14:paraId="0EB1BB49" w14:textId="77777777" w:rsidR="000B55D5" w:rsidRPr="000B55D5" w:rsidRDefault="000B55D5">
      <w:pPr>
        <w:pStyle w:val="IACSubheading"/>
        <w:jc w:val="both"/>
        <w:rPr>
          <w:ins w:id="134" w:author="Windows User" w:date="2019-09-27T09:27:00Z"/>
          <w:u w:val="none"/>
          <w:rPrChange w:id="135" w:author="Windows User" w:date="2019-09-27T09:28:00Z">
            <w:rPr>
              <w:ins w:id="136" w:author="Windows User" w:date="2019-09-27T09:27:00Z"/>
            </w:rPr>
          </w:rPrChange>
        </w:rPr>
        <w:pPrChange w:id="137" w:author="Windows User" w:date="2019-09-27T09:28:00Z">
          <w:pPr>
            <w:pStyle w:val="IACSubheading"/>
          </w:pPr>
        </w:pPrChange>
      </w:pPr>
      <w:ins w:id="138" w:author="Windows User" w:date="2019-09-27T09:27:00Z">
        <w:r w:rsidRPr="000B55D5">
          <w:rPr>
            <w:u w:val="none"/>
            <w:rPrChange w:id="139" w:author="Windows User" w:date="2019-09-27T09:28:00Z">
              <w:rPr/>
            </w:rPrChange>
          </w:rPr>
          <w:t xml:space="preserve">As first step, raw point cloud was </w:t>
        </w:r>
      </w:ins>
      <w:ins w:id="140" w:author="Windows User" w:date="2019-09-27T09:31:00Z">
        <w:r w:rsidRPr="000B55D5">
          <w:rPr>
            <w:u w:val="none"/>
          </w:rPr>
          <w:t>pre-processed</w:t>
        </w:r>
      </w:ins>
      <w:ins w:id="141" w:author="Windows User" w:date="2019-09-27T09:27:00Z">
        <w:r w:rsidRPr="000B55D5">
          <w:rPr>
            <w:u w:val="none"/>
            <w:rPrChange w:id="142" w:author="Windows User" w:date="2019-09-27T09:28:00Z">
              <w:rPr/>
            </w:rPrChange>
          </w:rPr>
          <w:t xml:space="preserve"> with Terrasolid software. This software takes LiDAR raw data, and outputs a file in </w:t>
        </w:r>
      </w:ins>
      <w:ins w:id="143" w:author="Windows User" w:date="2019-09-27T09:31:00Z">
        <w:r w:rsidRPr="000B55D5">
          <w:rPr>
            <w:i/>
            <w:u w:val="none"/>
            <w:rPrChange w:id="144" w:author="Windows User" w:date="2019-09-27T09:31:00Z">
              <w:rPr>
                <w:u w:val="none"/>
              </w:rPr>
            </w:rPrChange>
          </w:rPr>
          <w:t>las</w:t>
        </w:r>
      </w:ins>
      <w:ins w:id="145" w:author="Windows User" w:date="2019-09-27T09:27:00Z">
        <w:r w:rsidRPr="000B55D5">
          <w:rPr>
            <w:u w:val="none"/>
            <w:rPrChange w:id="146" w:author="Windows User" w:date="2019-09-27T09:28:00Z">
              <w:rPr/>
            </w:rPrChange>
          </w:rPr>
          <w:t xml:space="preserve"> format, which contains position and classification of every point based on ASPRS Standard \cite{ASPRS}. For later steps, a pipeline to automatically generate the CHM was developed, taking as input a </w:t>
        </w:r>
      </w:ins>
      <w:ins w:id="147" w:author="Windows User" w:date="2019-09-27T09:32:00Z">
        <w:r w:rsidRPr="009227A0">
          <w:rPr>
            <w:i/>
            <w:u w:val="none"/>
          </w:rPr>
          <w:t>las</w:t>
        </w:r>
      </w:ins>
      <w:ins w:id="148" w:author="Windows User" w:date="2019-09-27T09:27:00Z">
        <w:r w:rsidRPr="000B55D5">
          <w:rPr>
            <w:u w:val="none"/>
            <w:rPrChange w:id="149" w:author="Windows User" w:date="2019-09-27T09:28:00Z">
              <w:rPr/>
            </w:rPrChange>
          </w:rPr>
          <w:t xml:space="preserve"> file, and producing a raster.</w:t>
        </w:r>
      </w:ins>
    </w:p>
    <w:p w14:paraId="536A9B9C" w14:textId="77777777" w:rsidR="000B55D5" w:rsidRDefault="000B55D5" w:rsidP="000B55D5">
      <w:pPr>
        <w:pStyle w:val="IACSubheading"/>
        <w:rPr>
          <w:ins w:id="150" w:author="Windows User" w:date="2019-09-27T09:27:00Z"/>
        </w:rPr>
      </w:pPr>
    </w:p>
    <w:p w14:paraId="3BE0A370" w14:textId="63C53B3C" w:rsidR="000B55D5" w:rsidRPr="000B55D5" w:rsidRDefault="000B55D5">
      <w:pPr>
        <w:pStyle w:val="IACSubheading"/>
        <w:jc w:val="both"/>
        <w:rPr>
          <w:ins w:id="151" w:author="Windows User" w:date="2019-09-27T09:27:00Z"/>
          <w:u w:val="none"/>
          <w:rPrChange w:id="152" w:author="Windows User" w:date="2019-09-27T09:28:00Z">
            <w:rPr>
              <w:ins w:id="153" w:author="Windows User" w:date="2019-09-27T09:27:00Z"/>
            </w:rPr>
          </w:rPrChange>
        </w:rPr>
        <w:pPrChange w:id="154" w:author="Windows User" w:date="2019-09-27T10:17:00Z">
          <w:pPr>
            <w:pStyle w:val="IACSubheading"/>
          </w:pPr>
        </w:pPrChange>
      </w:pPr>
      <w:ins w:id="155" w:author="Windows User" w:date="2019-09-27T09:27:00Z">
        <w:r w:rsidRPr="000B55D5">
          <w:rPr>
            <w:u w:val="none"/>
            <w:rPrChange w:id="156" w:author="Windows User" w:date="2019-09-27T09:28:00Z">
              <w:rPr/>
            </w:rPrChange>
          </w:rPr>
          <w:t xml:space="preserve">In order to generate the DTM, all points classified as </w:t>
        </w:r>
      </w:ins>
      <w:ins w:id="157" w:author="Windows User" w:date="2019-09-27T09:32:00Z">
        <w:r w:rsidRPr="000B55D5">
          <w:rPr>
            <w:i/>
            <w:u w:val="none"/>
            <w:rPrChange w:id="158" w:author="Windows User" w:date="2019-09-27T09:32:00Z">
              <w:rPr>
                <w:u w:val="none"/>
              </w:rPr>
            </w:rPrChange>
          </w:rPr>
          <w:t>ground</w:t>
        </w:r>
      </w:ins>
      <w:ins w:id="159" w:author="Windows User" w:date="2019-09-27T09:27:00Z">
        <w:r w:rsidRPr="000B55D5">
          <w:rPr>
            <w:u w:val="none"/>
            <w:rPrChange w:id="160" w:author="Windows User" w:date="2019-09-27T09:28:00Z">
              <w:rPr/>
            </w:rPrChange>
          </w:rPr>
          <w:t xml:space="preserve"> were selected. As the density of points in this class</w:t>
        </w:r>
        <w:r>
          <w:rPr>
            <w:u w:val="none"/>
          </w:rPr>
          <w:t>ification was only 0.5 points</w:t>
        </w:r>
      </w:ins>
      <w:ins w:id="161" w:author="Windows User" w:date="2019-09-27T09:32:00Z">
        <w:r>
          <w:rPr>
            <w:u w:val="none"/>
          </w:rPr>
          <w:t xml:space="preserve"> </w:t>
        </w:r>
      </w:ins>
      <w:ins w:id="162" w:author="Windows User" w:date="2019-09-27T09:27:00Z">
        <w:r>
          <w:rPr>
            <w:u w:val="none"/>
          </w:rPr>
          <w:t>/</w:t>
        </w:r>
      </w:ins>
      <w:ins w:id="163" w:author="Windows User" w:date="2019-09-27T09:32:00Z">
        <w:r>
          <w:rPr>
            <w:u w:val="none"/>
          </w:rPr>
          <w:t xml:space="preserve"> </w:t>
        </w:r>
      </w:ins>
      <w:ins w:id="164" w:author="Windows User" w:date="2019-09-27T09:27:00Z">
        <w:r>
          <w:rPr>
            <w:u w:val="none"/>
          </w:rPr>
          <w:t>m</w:t>
        </w:r>
      </w:ins>
      <w:ins w:id="165" w:author="Windows User" w:date="2019-09-27T09:32:00Z">
        <w:r>
          <w:rPr>
            <w:u w:val="none"/>
            <w:vertAlign w:val="superscript"/>
          </w:rPr>
          <w:t>2</w:t>
        </w:r>
      </w:ins>
      <w:ins w:id="166" w:author="Windows User" w:date="2019-09-27T09:27:00Z">
        <w:r w:rsidRPr="000B55D5">
          <w:rPr>
            <w:u w:val="none"/>
            <w:rPrChange w:id="167" w:author="Windows User" w:date="2019-09-27T09:28:00Z">
              <w:rPr/>
            </w:rPrChange>
          </w:rPr>
          <w:t>, the rasterization was performed using a linear interpolatio</w:t>
        </w:r>
        <w:r w:rsidR="00E36400">
          <w:rPr>
            <w:u w:val="none"/>
            <w:rPrChange w:id="168" w:author="Windows User" w:date="2019-09-27T09:28:00Z">
              <w:rPr>
                <w:u w:val="none"/>
              </w:rPr>
            </w:rPrChange>
          </w:rPr>
          <w:t xml:space="preserve">n method with a resolution of 1 </w:t>
        </w:r>
        <w:r w:rsidRPr="000B55D5">
          <w:rPr>
            <w:u w:val="none"/>
            <w:rPrChange w:id="169" w:author="Windows User" w:date="2019-09-27T09:28:00Z">
              <w:rPr/>
            </w:rPrChange>
          </w:rPr>
          <w:t>m</w:t>
        </w:r>
      </w:ins>
      <w:ins w:id="170" w:author="Windows User" w:date="2019-09-30T00:02:00Z">
        <w:r w:rsidR="00E36400">
          <w:rPr>
            <w:u w:val="none"/>
          </w:rPr>
          <w:t xml:space="preserve"> by </w:t>
        </w:r>
      </w:ins>
      <w:ins w:id="171" w:author="Windows User" w:date="2019-09-27T09:27:00Z">
        <w:r w:rsidRPr="000B55D5">
          <w:rPr>
            <w:u w:val="none"/>
            <w:rPrChange w:id="172" w:author="Windows User" w:date="2019-09-27T09:28:00Z">
              <w:rPr/>
            </w:rPrChange>
          </w:rPr>
          <w:t>1</w:t>
        </w:r>
      </w:ins>
      <w:ins w:id="173" w:author="Windows User" w:date="2019-09-30T00:02:00Z">
        <w:r w:rsidR="00E36400">
          <w:rPr>
            <w:u w:val="none"/>
          </w:rPr>
          <w:t xml:space="preserve"> </w:t>
        </w:r>
      </w:ins>
      <w:ins w:id="174" w:author="Windows User" w:date="2019-09-27T09:27:00Z">
        <w:r w:rsidRPr="000B55D5">
          <w:rPr>
            <w:u w:val="none"/>
            <w:rPrChange w:id="175" w:author="Windows User" w:date="2019-09-27T09:28:00Z">
              <w:rPr/>
            </w:rPrChange>
          </w:rPr>
          <w:t>m.</w:t>
        </w:r>
      </w:ins>
    </w:p>
    <w:p w14:paraId="33EACB84" w14:textId="77777777" w:rsidR="000B55D5" w:rsidRPr="000B55D5" w:rsidRDefault="000B55D5">
      <w:pPr>
        <w:pStyle w:val="IACSubheading"/>
        <w:jc w:val="both"/>
        <w:rPr>
          <w:ins w:id="176" w:author="Windows User" w:date="2019-09-27T09:27:00Z"/>
          <w:u w:val="none"/>
          <w:rPrChange w:id="177" w:author="Windows User" w:date="2019-09-27T09:28:00Z">
            <w:rPr>
              <w:ins w:id="178" w:author="Windows User" w:date="2019-09-27T09:27:00Z"/>
            </w:rPr>
          </w:rPrChange>
        </w:rPr>
        <w:pPrChange w:id="179" w:author="Windows User" w:date="2019-09-27T10:17:00Z">
          <w:pPr>
            <w:pStyle w:val="IACSubheading"/>
          </w:pPr>
        </w:pPrChange>
      </w:pPr>
    </w:p>
    <w:p w14:paraId="518E59E6" w14:textId="1A0B7E71" w:rsidR="006D3FF2" w:rsidRDefault="000B55D5">
      <w:pPr>
        <w:pStyle w:val="IACSubheading"/>
        <w:jc w:val="both"/>
        <w:rPr>
          <w:ins w:id="180" w:author="Windows User" w:date="2019-09-27T09:54:00Z"/>
          <w:u w:val="none"/>
        </w:rPr>
        <w:pPrChange w:id="181" w:author="Windows User" w:date="2019-09-27T10:17:00Z">
          <w:pPr>
            <w:pStyle w:val="IACSubheading"/>
          </w:pPr>
        </w:pPrChange>
      </w:pPr>
      <w:ins w:id="182" w:author="Windows User" w:date="2019-09-27T09:27:00Z">
        <w:r w:rsidRPr="000B55D5">
          <w:rPr>
            <w:u w:val="none"/>
            <w:rPrChange w:id="183" w:author="Windows User" w:date="2019-09-27T09:28:00Z">
              <w:rPr/>
            </w:rPrChange>
          </w:rPr>
          <w:t>As for the DSM calculation, all points classi</w:t>
        </w:r>
        <w:r w:rsidR="00992EBF">
          <w:rPr>
            <w:u w:val="none"/>
          </w:rPr>
          <w:t xml:space="preserve">fied as </w:t>
        </w:r>
        <w:r w:rsidR="00992EBF" w:rsidRPr="00E36400">
          <w:rPr>
            <w:i/>
            <w:u w:val="none"/>
            <w:rPrChange w:id="184" w:author="Windows User" w:date="2019-09-30T00:01:00Z">
              <w:rPr>
                <w:u w:val="none"/>
              </w:rPr>
            </w:rPrChange>
          </w:rPr>
          <w:t>high vegetation</w:t>
        </w:r>
        <w:r w:rsidRPr="000B55D5">
          <w:rPr>
            <w:u w:val="none"/>
            <w:rPrChange w:id="185" w:author="Windows User" w:date="2019-09-27T09:28:00Z">
              <w:rPr/>
            </w:rPrChange>
          </w:rPr>
          <w:t xml:space="preserve"> were processed. For the rasterization, cell size </w:t>
        </w:r>
        <w:r w:rsidRPr="000B55D5">
          <w:rPr>
            <w:u w:val="none"/>
            <w:rPrChange w:id="186" w:author="Windows User" w:date="2019-09-27T09:28:00Z">
              <w:rPr/>
            </w:rPrChange>
          </w:rPr>
          <w:lastRenderedPageBreak/>
          <w:t>of the grid is a key parameter, an appropriate cell size will help to avoid raster gaps and preserve sufficient details. Grid cell size was obtained from $c = \</w:t>
        </w:r>
        <w:proofErr w:type="spellStart"/>
        <w:r w:rsidRPr="000B55D5">
          <w:rPr>
            <w:u w:val="none"/>
            <w:rPrChange w:id="187" w:author="Windows User" w:date="2019-09-27T09:28:00Z">
              <w:rPr/>
            </w:rPrChange>
          </w:rPr>
          <w:t>sqrt</w:t>
        </w:r>
        <w:proofErr w:type="spellEnd"/>
        <w:r w:rsidRPr="000B55D5">
          <w:rPr>
            <w:u w:val="none"/>
            <w:rPrChange w:id="188" w:author="Windows User" w:date="2019-09-27T09:28:00Z">
              <w:rPr/>
            </w:rPrChange>
          </w:rPr>
          <w:t>{1/</w:t>
        </w:r>
        <w:proofErr w:type="gramStart"/>
        <w:r w:rsidRPr="000B55D5">
          <w:rPr>
            <w:u w:val="none"/>
            <w:rPrChange w:id="189" w:author="Windows User" w:date="2019-09-27T09:28:00Z">
              <w:rPr/>
            </w:rPrChange>
          </w:rPr>
          <w:t>n}$</w:t>
        </w:r>
        <w:proofErr w:type="gramEnd"/>
        <w:r w:rsidRPr="000B55D5">
          <w:rPr>
            <w:u w:val="none"/>
            <w:rPrChange w:id="190" w:author="Windows User" w:date="2019-09-27T09:28:00Z">
              <w:rPr/>
            </w:rPrChange>
          </w:rPr>
          <w:t>, where $c$ is grid cell size, and $n$ is the density of points~\cite{WU201682}, that in this area was 6.3 points</w:t>
        </w:r>
      </w:ins>
      <w:ins w:id="191" w:author="Windows User" w:date="2019-09-27T10:17:00Z">
        <w:r w:rsidR="005D79FB">
          <w:rPr>
            <w:u w:val="none"/>
          </w:rPr>
          <w:t xml:space="preserve"> </w:t>
        </w:r>
      </w:ins>
      <w:ins w:id="192" w:author="Windows User" w:date="2019-09-27T09:27:00Z">
        <w:r w:rsidRPr="000B55D5">
          <w:rPr>
            <w:u w:val="none"/>
            <w:rPrChange w:id="193" w:author="Windows User" w:date="2019-09-27T09:28:00Z">
              <w:rPr/>
            </w:rPrChange>
          </w:rPr>
          <w:t>/</w:t>
        </w:r>
      </w:ins>
      <w:ins w:id="194" w:author="Windows User" w:date="2019-09-27T10:17:00Z">
        <w:r w:rsidR="005D79FB">
          <w:rPr>
            <w:u w:val="none"/>
          </w:rPr>
          <w:t xml:space="preserve"> </w:t>
        </w:r>
      </w:ins>
      <w:ins w:id="195" w:author="Windows User" w:date="2019-09-27T09:27:00Z">
        <w:r w:rsidRPr="000B55D5">
          <w:rPr>
            <w:u w:val="none"/>
            <w:rPrChange w:id="196" w:author="Windows User" w:date="2019-09-27T09:28:00Z">
              <w:rPr/>
            </w:rPrChange>
          </w:rPr>
          <w:t>m</w:t>
        </w:r>
      </w:ins>
      <w:ins w:id="197" w:author="Windows User" w:date="2019-09-27T10:17:00Z">
        <w:r w:rsidR="005D79FB">
          <w:rPr>
            <w:u w:val="none"/>
            <w:vertAlign w:val="superscript"/>
          </w:rPr>
          <w:t>2</w:t>
        </w:r>
      </w:ins>
      <w:ins w:id="198" w:author="Windows User" w:date="2019-09-27T09:27:00Z">
        <w:r w:rsidRPr="000B55D5">
          <w:rPr>
            <w:u w:val="none"/>
            <w:rPrChange w:id="199" w:author="Windows User" w:date="2019-09-27T09:28:00Z">
              <w:rPr/>
            </w:rPrChange>
          </w:rPr>
          <w:t>, obtaining a 0.4 m grid cell size. Per each cell, the highest point within its area was selected (Figure \ref{</w:t>
        </w:r>
        <w:proofErr w:type="spellStart"/>
        <w:proofErr w:type="gramStart"/>
        <w:r w:rsidRPr="000B55D5">
          <w:rPr>
            <w:u w:val="none"/>
            <w:rPrChange w:id="200" w:author="Windows User" w:date="2019-09-27T09:28:00Z">
              <w:rPr/>
            </w:rPrChange>
          </w:rPr>
          <w:t>fig:dsm</w:t>
        </w:r>
        <w:proofErr w:type="spellEnd"/>
        <w:proofErr w:type="gramEnd"/>
        <w:r w:rsidRPr="000B55D5">
          <w:rPr>
            <w:u w:val="none"/>
            <w:rPrChange w:id="201" w:author="Windows User" w:date="2019-09-27T09:28:00Z">
              <w:rPr/>
            </w:rPrChange>
          </w:rPr>
          <w:t>}).</w:t>
        </w:r>
      </w:ins>
    </w:p>
    <w:p w14:paraId="5D1BA951" w14:textId="77777777" w:rsidR="006D3FF2" w:rsidRDefault="006D3FF2" w:rsidP="000B55D5">
      <w:pPr>
        <w:pStyle w:val="IACSubheading"/>
        <w:rPr>
          <w:ins w:id="202" w:author="Windows User" w:date="2019-09-27T09:55:00Z"/>
          <w:u w:val="none"/>
        </w:rPr>
      </w:pPr>
    </w:p>
    <w:p w14:paraId="093B5D53" w14:textId="77777777" w:rsidR="006D3FF2" w:rsidRDefault="006D3FF2" w:rsidP="000B55D5">
      <w:pPr>
        <w:pStyle w:val="IACSubheading"/>
        <w:rPr>
          <w:ins w:id="203" w:author="Windows User" w:date="2019-09-27T09:55:00Z"/>
          <w:u w:val="none"/>
        </w:rPr>
      </w:pPr>
    </w:p>
    <w:p w14:paraId="4577E4E9" w14:textId="7868EDC0" w:rsidR="006D3FF2" w:rsidRDefault="00666699">
      <w:pPr>
        <w:pStyle w:val="IACSubheading"/>
        <w:keepNext/>
        <w:rPr>
          <w:ins w:id="204" w:author="Windows User" w:date="2019-09-27T09:56:00Z"/>
        </w:rPr>
        <w:pPrChange w:id="205" w:author="Windows User" w:date="2019-09-27T09:56:00Z">
          <w:pPr>
            <w:pStyle w:val="IACSubheading"/>
          </w:pPr>
        </w:pPrChange>
      </w:pPr>
      <w:ins w:id="206" w:author="Windows User" w:date="2019-09-27T09:55:00Z">
        <w:r w:rsidRPr="006D3FF2">
          <w:rPr>
            <w:noProof/>
            <w:lang w:val="en-US"/>
          </w:rPr>
          <w:drawing>
            <wp:inline distT="0" distB="0" distL="0" distR="0" wp14:anchorId="4142533D" wp14:editId="772598EF">
              <wp:extent cx="2879725" cy="12966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1296670"/>
                      </a:xfrm>
                      <a:prstGeom prst="rect">
                        <a:avLst/>
                      </a:prstGeom>
                      <a:noFill/>
                      <a:ln>
                        <a:noFill/>
                      </a:ln>
                    </pic:spPr>
                  </pic:pic>
                </a:graphicData>
              </a:graphic>
            </wp:inline>
          </w:drawing>
        </w:r>
      </w:ins>
    </w:p>
    <w:p w14:paraId="23959B7C" w14:textId="4ED0B4EB" w:rsidR="006D3FF2" w:rsidRDefault="006D3FF2">
      <w:pPr>
        <w:pStyle w:val="Caption"/>
        <w:jc w:val="left"/>
        <w:rPr>
          <w:ins w:id="207" w:author="Windows User" w:date="2019-09-27T09:55:00Z"/>
          <w:noProof/>
          <w:lang w:val="en-US"/>
        </w:rPr>
        <w:pPrChange w:id="208" w:author="Windows User" w:date="2019-09-27T09:56:00Z">
          <w:pPr>
            <w:pStyle w:val="IACSubheading"/>
          </w:pPr>
        </w:pPrChange>
      </w:pPr>
      <w:ins w:id="209" w:author="Windows User" w:date="2019-09-27T09:56:00Z">
        <w:r>
          <w:t xml:space="preserve">Figure </w:t>
        </w:r>
        <w:r>
          <w:fldChar w:fldCharType="begin"/>
        </w:r>
        <w:r>
          <w:instrText xml:space="preserve"> SEQ Figure \* ARABIC </w:instrText>
        </w:r>
      </w:ins>
      <w:r>
        <w:fldChar w:fldCharType="separate"/>
      </w:r>
      <w:ins w:id="210" w:author="Windows User" w:date="2019-09-28T13:25:00Z">
        <w:r w:rsidR="00D8229A">
          <w:rPr>
            <w:noProof/>
          </w:rPr>
          <w:t>3</w:t>
        </w:r>
      </w:ins>
      <w:ins w:id="211" w:author="Windows User" w:date="2019-09-27T09:56:00Z">
        <w:r>
          <w:fldChar w:fldCharType="end"/>
        </w:r>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212" w:author="Windows User" w:date="2019-09-27T10:17:00Z">
        <w:r w:rsidR="005D79FB" w:rsidRPr="00A064FF">
          <w:t>its</w:t>
        </w:r>
      </w:ins>
      <w:ins w:id="213"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214" w:author="Windows User" w:date="2019-09-27T09:55:00Z"/>
          <w:noProof/>
          <w:lang w:val="en-US"/>
        </w:rPr>
      </w:pPr>
    </w:p>
    <w:p w14:paraId="23615DDD" w14:textId="77777777" w:rsidR="006D3FF2" w:rsidRDefault="006D3FF2" w:rsidP="000B55D5">
      <w:pPr>
        <w:pStyle w:val="IACSubheading"/>
        <w:rPr>
          <w:ins w:id="215" w:author="Windows User" w:date="2019-09-27T09:54:00Z"/>
          <w:u w:val="none"/>
        </w:rPr>
      </w:pPr>
    </w:p>
    <w:p w14:paraId="695A9E21" w14:textId="77777777" w:rsidR="006D3FF2" w:rsidRDefault="006D3FF2">
      <w:pPr>
        <w:pStyle w:val="IACSubheading"/>
        <w:jc w:val="both"/>
        <w:rPr>
          <w:ins w:id="216" w:author="Windows User" w:date="2019-09-27T10:59:00Z"/>
          <w:u w:val="none"/>
        </w:rPr>
        <w:pPrChange w:id="217" w:author="Windows User" w:date="2019-09-27T10:17:00Z">
          <w:pPr>
            <w:pStyle w:val="IACSubheading"/>
          </w:pPr>
        </w:pPrChange>
      </w:pPr>
      <w:ins w:id="218" w:author="Windows User" w:date="2019-09-27T09:55:00Z">
        <w:r w:rsidRPr="006D3FF2">
          <w:rPr>
            <w:u w:val="none"/>
            <w:rPrChange w:id="219" w:author="Windows User" w:date="2019-09-27T09:55:00Z">
              <w:rPr/>
            </w:rPrChange>
          </w:rPr>
          <w:t xml:space="preserve">Finally, CHM in raster format was calculated with the operation </w:t>
        </w:r>
        <w:r w:rsidRPr="00110BF4">
          <w:rPr>
            <w:i/>
            <w:u w:val="none"/>
            <w:rPrChange w:id="220" w:author="Windows User" w:date="2019-09-27T16:23:00Z">
              <w:rPr/>
            </w:rPrChange>
          </w:rPr>
          <w:t>CHM = DSM - DTM</w:t>
        </w:r>
        <w:r w:rsidRPr="006D3FF2">
          <w:rPr>
            <w:u w:val="none"/>
            <w:rPrChange w:id="221" w:author="Windows User" w:date="2019-09-27T09:55:00Z">
              <w:rPr/>
            </w:rPrChange>
          </w:rPr>
          <w:t>, having the same DSM resolution of 0.16 m</w:t>
        </w:r>
      </w:ins>
      <w:ins w:id="222" w:author="Windows User" w:date="2019-09-27T09:56:00Z">
        <w:r>
          <w:rPr>
            <w:u w:val="none"/>
            <w:vertAlign w:val="superscript"/>
          </w:rPr>
          <w:t>2</w:t>
        </w:r>
      </w:ins>
      <w:ins w:id="223" w:author="Windows User" w:date="2019-09-27T09:55:00Z">
        <w:r w:rsidRPr="006D3FF2">
          <w:rPr>
            <w:u w:val="none"/>
            <w:rPrChange w:id="224" w:author="Windows User" w:date="2019-09-27T09:55:00Z">
              <w:rPr/>
            </w:rPrChange>
          </w:rPr>
          <w:t xml:space="preserve">. After generating the raster, data noise or errors may still exist in the CHM. A first attempt of filtering using Gaussian smoothing was performed as described by Wu et al.~\cite{WU201682}, but due to the low density of points, the top and mean height of trees was considerably decreasing, up to 30\%. For this </w:t>
        </w:r>
      </w:ins>
      <w:ins w:id="225" w:author="Windows User" w:date="2019-09-27T09:56:00Z">
        <w:r w:rsidRPr="006D3FF2">
          <w:rPr>
            <w:u w:val="none"/>
          </w:rPr>
          <w:t>reason,</w:t>
        </w:r>
      </w:ins>
      <w:ins w:id="226" w:author="Windows User" w:date="2019-09-27T09:55:00Z">
        <w:r w:rsidRPr="006D3FF2">
          <w:rPr>
            <w:u w:val="none"/>
            <w:rPrChange w:id="227" w:author="Windows User" w:date="2019-09-27T09:55:00Z">
              <w:rPr/>
            </w:rPrChange>
          </w:rPr>
          <w:t xml:space="preserve"> another approach was followed, instead grey dilation was used for filtering. As shown in</w:t>
        </w:r>
      </w:ins>
      <w:ins w:id="228"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ins>
      <w:r w:rsidR="00110BF4">
        <w:rPr>
          <w:u w:val="none"/>
        </w:rPr>
      </w:r>
      <w:r w:rsidR="00110BF4">
        <w:rPr>
          <w:u w:val="none"/>
        </w:rPr>
        <w:fldChar w:fldCharType="separate"/>
      </w:r>
      <w:ins w:id="229" w:author="Windows User" w:date="2019-09-27T16:24:00Z">
        <w:r w:rsidR="00110BF4">
          <w:t xml:space="preserve">Figure </w:t>
        </w:r>
        <w:r w:rsidR="00110BF4">
          <w:rPr>
            <w:noProof/>
          </w:rPr>
          <w:t>4</w:t>
        </w:r>
        <w:r w:rsidR="00110BF4">
          <w:rPr>
            <w:u w:val="none"/>
          </w:rPr>
          <w:fldChar w:fldCharType="end"/>
        </w:r>
      </w:ins>
      <w:ins w:id="230" w:author="Windows User" w:date="2019-09-27T09:55:00Z">
        <w:r w:rsidRPr="006D3FF2">
          <w:rPr>
            <w:u w:val="none"/>
            <w:rPrChange w:id="231" w:author="Windows User" w:date="2019-09-27T09:55:00Z">
              <w:rPr/>
            </w:rPrChange>
          </w:rPr>
          <w:t xml:space="preserve">, it improved the persistence of </w:t>
        </w:r>
      </w:ins>
      <w:ins w:id="232" w:author="Windows User" w:date="2019-09-27T16:25:00Z">
        <w:r w:rsidR="00110BF4">
          <w:rPr>
            <w:u w:val="none"/>
          </w:rPr>
          <w:t>canopy height</w:t>
        </w:r>
      </w:ins>
      <w:ins w:id="233" w:author="Windows User" w:date="2019-09-27T09:55:00Z">
        <w:r w:rsidRPr="006D3FF2">
          <w:rPr>
            <w:u w:val="none"/>
            <w:rPrChange w:id="234" w:author="Windows User" w:date="2019-09-27T09:55:00Z">
              <w:rPr/>
            </w:rPrChange>
          </w:rPr>
          <w:t>, since it only enlarges bright regions (tree crowns), and without altering the height of the top of the trees.</w:t>
        </w:r>
        <w:r w:rsidRPr="006D3FF2" w:rsidDel="00B63977">
          <w:rPr>
            <w:u w:val="none"/>
            <w:rPrChange w:id="235" w:author="Windows User" w:date="2019-09-27T09:55:00Z">
              <w:rPr/>
            </w:rPrChange>
          </w:rPr>
          <w:t xml:space="preserve"> </w:t>
        </w:r>
      </w:ins>
    </w:p>
    <w:p w14:paraId="547156B1" w14:textId="77777777" w:rsidR="00B75D3B" w:rsidRDefault="00B75D3B">
      <w:pPr>
        <w:pStyle w:val="IACSubheading"/>
        <w:jc w:val="both"/>
        <w:rPr>
          <w:ins w:id="236" w:author="Windows User" w:date="2019-09-27T10:59:00Z"/>
          <w:u w:val="none"/>
        </w:rPr>
        <w:pPrChange w:id="237" w:author="Windows User" w:date="2019-09-27T10:17:00Z">
          <w:pPr>
            <w:pStyle w:val="IACSubheading"/>
          </w:pPr>
        </w:pPrChange>
      </w:pPr>
    </w:p>
    <w:p w14:paraId="1B17A410" w14:textId="1468D9CB" w:rsidR="00B75D3B" w:rsidRDefault="00666699" w:rsidP="00B75D3B">
      <w:pPr>
        <w:pStyle w:val="IACSubheading"/>
        <w:keepNext/>
        <w:jc w:val="both"/>
        <w:rPr>
          <w:ins w:id="238" w:author="Windows User" w:date="2019-09-27T10:59:00Z"/>
        </w:rPr>
      </w:pPr>
      <w:ins w:id="239" w:author="Windows User" w:date="2019-09-27T10:59:00Z">
        <w:r w:rsidRPr="0053333B">
          <w:rPr>
            <w:noProof/>
            <w:lang w:val="en-US"/>
          </w:rPr>
          <w:drawing>
            <wp:inline distT="0" distB="0" distL="0" distR="0" wp14:anchorId="28801A83" wp14:editId="7E36B91F">
              <wp:extent cx="2879725" cy="1344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9725" cy="1344295"/>
                      </a:xfrm>
                      <a:prstGeom prst="rect">
                        <a:avLst/>
                      </a:prstGeom>
                      <a:noFill/>
                      <a:ln>
                        <a:noFill/>
                      </a:ln>
                    </pic:spPr>
                  </pic:pic>
                </a:graphicData>
              </a:graphic>
            </wp:inline>
          </w:drawing>
        </w:r>
      </w:ins>
    </w:p>
    <w:p w14:paraId="74FDB288" w14:textId="063EEE65" w:rsidR="00B75D3B" w:rsidRDefault="00B75D3B">
      <w:pPr>
        <w:pStyle w:val="Caption"/>
        <w:rPr>
          <w:ins w:id="240" w:author="Windows User" w:date="2019-09-27T11:50:00Z"/>
        </w:rPr>
        <w:pPrChange w:id="241" w:author="Windows User" w:date="2019-09-27T17:25:00Z">
          <w:pPr>
            <w:pStyle w:val="IACSubheading"/>
          </w:pPr>
        </w:pPrChange>
      </w:pPr>
      <w:bookmarkStart w:id="242" w:name="_Ref20493888"/>
      <w:ins w:id="243" w:author="Windows User" w:date="2019-09-27T10:59:00Z">
        <w:r>
          <w:t xml:space="preserve">Figure </w:t>
        </w:r>
        <w:r>
          <w:fldChar w:fldCharType="begin"/>
        </w:r>
        <w:r>
          <w:instrText xml:space="preserve"> SEQ Figure \* ARABIC </w:instrText>
        </w:r>
        <w:r>
          <w:fldChar w:fldCharType="separate"/>
        </w:r>
      </w:ins>
      <w:ins w:id="244" w:author="Windows User" w:date="2019-09-28T13:25:00Z">
        <w:r w:rsidR="00D8229A">
          <w:rPr>
            <w:noProof/>
          </w:rPr>
          <w:t>4</w:t>
        </w:r>
      </w:ins>
      <w:ins w:id="245" w:author="Windows User" w:date="2019-09-27T10:59:00Z">
        <w:r>
          <w:fldChar w:fldCharType="end"/>
        </w:r>
        <w:bookmarkEnd w:id="242"/>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pPr>
        <w:pStyle w:val="IACSubheading"/>
        <w:jc w:val="both"/>
        <w:rPr>
          <w:ins w:id="246" w:author="Windows User" w:date="2019-09-27T09:55:00Z"/>
          <w:u w:val="none"/>
          <w:rPrChange w:id="247" w:author="Windows User" w:date="2019-09-27T09:55:00Z">
            <w:rPr>
              <w:ins w:id="248" w:author="Windows User" w:date="2019-09-27T09:55:00Z"/>
            </w:rPr>
          </w:rPrChange>
        </w:rPr>
        <w:pPrChange w:id="249" w:author="Windows User" w:date="2019-09-27T10:17:00Z">
          <w:pPr>
            <w:pStyle w:val="IACSubheading"/>
          </w:pPr>
        </w:pPrChange>
      </w:pPr>
    </w:p>
    <w:p w14:paraId="5D683252" w14:textId="77777777" w:rsidR="0010371A" w:rsidRDefault="0010371A" w:rsidP="0010371A">
      <w:pPr>
        <w:pStyle w:val="IACSubheading"/>
        <w:rPr>
          <w:ins w:id="250" w:author="Windows User" w:date="2019-09-27T12:07:00Z"/>
          <w:i/>
          <w:u w:val="none"/>
        </w:rPr>
      </w:pPr>
      <w:ins w:id="251" w:author="Windows User" w:date="2019-09-27T12:07:00Z">
        <w:r>
          <w:rPr>
            <w:rFonts w:hint="eastAsia"/>
            <w:i/>
            <w:u w:val="none"/>
            <w:lang w:eastAsia="zh-TW"/>
          </w:rPr>
          <w:t>2</w:t>
        </w:r>
        <w:r w:rsidRPr="00DF6A43">
          <w:rPr>
            <w:rFonts w:hint="eastAsia"/>
            <w:i/>
            <w:u w:val="none"/>
            <w:lang w:eastAsia="zh-TW"/>
          </w:rPr>
          <w:t>.</w:t>
        </w:r>
        <w:r>
          <w:rPr>
            <w:i/>
            <w:u w:val="none"/>
            <w:lang w:eastAsia="zh-TW"/>
          </w:rPr>
          <w:t>2</w:t>
        </w:r>
        <w:r w:rsidRPr="00DF6A43">
          <w:rPr>
            <w:rFonts w:hint="eastAsia"/>
            <w:i/>
            <w:u w:val="none"/>
            <w:lang w:eastAsia="zh-TW"/>
          </w:rPr>
          <w:t xml:space="preserve"> </w:t>
        </w:r>
        <w:r w:rsidRPr="000B55D5">
          <w:rPr>
            <w:i/>
            <w:u w:val="none"/>
          </w:rPr>
          <w:t xml:space="preserve">Airborne </w:t>
        </w:r>
      </w:ins>
      <w:ins w:id="252" w:author="Windows User" w:date="2019-09-27T12:08:00Z">
        <w:r>
          <w:rPr>
            <w:i/>
            <w:u w:val="none"/>
          </w:rPr>
          <w:t>Hyperspectral Imagery</w:t>
        </w:r>
      </w:ins>
    </w:p>
    <w:p w14:paraId="015F5C3E" w14:textId="77777777" w:rsidR="006D3FF2" w:rsidRDefault="006D3FF2" w:rsidP="000B55D5">
      <w:pPr>
        <w:pStyle w:val="IACSubheading"/>
        <w:rPr>
          <w:ins w:id="253" w:author="Windows User" w:date="2019-09-27T10:30:00Z"/>
        </w:rPr>
      </w:pPr>
    </w:p>
    <w:p w14:paraId="426271F1" w14:textId="3F171BBB" w:rsidR="00E36EEA" w:rsidRPr="00E36EEA" w:rsidRDefault="00E36EEA">
      <w:pPr>
        <w:pStyle w:val="IACSubheading"/>
        <w:jc w:val="both"/>
        <w:rPr>
          <w:ins w:id="254" w:author="Windows User" w:date="2019-09-27T10:30:00Z"/>
          <w:u w:val="none"/>
          <w:rPrChange w:id="255" w:author="Windows User" w:date="2019-09-27T10:30:00Z">
            <w:rPr>
              <w:ins w:id="256" w:author="Windows User" w:date="2019-09-27T10:30:00Z"/>
            </w:rPr>
          </w:rPrChange>
        </w:rPr>
        <w:pPrChange w:id="257" w:author="Windows User" w:date="2019-09-27T10:31:00Z">
          <w:pPr>
            <w:pStyle w:val="IACSubheading"/>
          </w:pPr>
        </w:pPrChange>
      </w:pPr>
      <w:ins w:id="258" w:author="Windows User" w:date="2019-09-27T10:30:00Z">
        <w:r w:rsidRPr="00E36EEA">
          <w:rPr>
            <w:u w:val="none"/>
            <w:rPrChange w:id="259" w:author="Windows User" w:date="2019-09-27T10:31:00Z">
              <w:rPr/>
            </w:rPrChange>
          </w:rPr>
          <w:lastRenderedPageBreak/>
          <w:t xml:space="preserve">For hyperspectral data collection, a OXI VNIR-40 hyperspectral camera from </w:t>
        </w:r>
        <w:proofErr w:type="spellStart"/>
        <w:r w:rsidRPr="00E36EEA">
          <w:rPr>
            <w:u w:val="none"/>
            <w:rPrChange w:id="260" w:author="Windows User" w:date="2019-09-27T10:31:00Z">
              <w:rPr/>
            </w:rPrChange>
          </w:rPr>
          <w:t>Gamaya</w:t>
        </w:r>
        <w:proofErr w:type="spellEnd"/>
        <w:r w:rsidRPr="00E36EEA">
          <w:rPr>
            <w:u w:val="none"/>
            <w:rPrChange w:id="261" w:author="Windows User" w:date="2019-09-27T10:31:00Z">
              <w:rPr/>
            </w:rPrChange>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262" w:author="Windows User" w:date="2019-09-27T10:30:00Z">
              <w:rPr/>
            </w:rPrChange>
          </w:rPr>
          <w:t xml:space="preserve">shadowing effects. The flights were performed at the constant altitude of 250 m with the speed of 60 </w:t>
        </w:r>
      </w:ins>
      <w:ins w:id="263" w:author="Windows User" w:date="2019-09-30T00:02:00Z">
        <w:r w:rsidR="003D4208">
          <w:rPr>
            <w:u w:val="none"/>
          </w:rPr>
          <w:t>K</w:t>
        </w:r>
      </w:ins>
      <w:ins w:id="264" w:author="Windows User" w:date="2019-09-27T10:30:00Z">
        <w:r w:rsidRPr="00E36EEA">
          <w:rPr>
            <w:u w:val="none"/>
            <w:rPrChange w:id="265" w:author="Windows User" w:date="2019-09-27T10:30:00Z">
              <w:rPr/>
            </w:rPrChange>
          </w:rPr>
          <w:t>m/h. The spatial resolution of hyperspectral sensor was set to 5.5 cm/pixel.</w:t>
        </w:r>
      </w:ins>
    </w:p>
    <w:p w14:paraId="55BA05F7" w14:textId="77777777" w:rsidR="00E36EEA" w:rsidRPr="00E36EEA" w:rsidRDefault="00E36EEA" w:rsidP="00E36EEA">
      <w:pPr>
        <w:pStyle w:val="IACSubheading"/>
        <w:rPr>
          <w:ins w:id="266" w:author="Windows User" w:date="2019-09-27T10:30:00Z"/>
          <w:u w:val="none"/>
          <w:rPrChange w:id="267" w:author="Windows User" w:date="2019-09-27T10:30:00Z">
            <w:rPr>
              <w:ins w:id="268" w:author="Windows User" w:date="2019-09-27T10:30:00Z"/>
            </w:rPr>
          </w:rPrChange>
        </w:rPr>
      </w:pPr>
    </w:p>
    <w:p w14:paraId="5C83AABF" w14:textId="77777777" w:rsidR="00E36EEA" w:rsidRPr="00E36EEA" w:rsidRDefault="00E36EEA">
      <w:pPr>
        <w:pStyle w:val="IACSubheading"/>
        <w:jc w:val="both"/>
        <w:rPr>
          <w:ins w:id="269" w:author="Windows User" w:date="2019-09-27T10:30:00Z"/>
          <w:u w:val="none"/>
          <w:rPrChange w:id="270" w:author="Windows User" w:date="2019-09-27T10:30:00Z">
            <w:rPr>
              <w:ins w:id="271" w:author="Windows User" w:date="2019-09-27T10:30:00Z"/>
            </w:rPr>
          </w:rPrChange>
        </w:rPr>
        <w:pPrChange w:id="272" w:author="Windows User" w:date="2019-09-27T10:31:00Z">
          <w:pPr>
            <w:pStyle w:val="IACSubheading"/>
          </w:pPr>
        </w:pPrChange>
      </w:pPr>
      <w:ins w:id="273" w:author="Windows User" w:date="2019-09-27T10:30:00Z">
        <w:r w:rsidRPr="00E36EEA">
          <w:rPr>
            <w:u w:val="none"/>
            <w:rPrChange w:id="274" w:author="Windows User" w:date="2019-09-27T10:30:00Z">
              <w:rPr/>
            </w:rPrChange>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w:t>
        </w:r>
        <w:proofErr w:type="spellStart"/>
        <w:r w:rsidRPr="00E36EEA">
          <w:rPr>
            <w:u w:val="none"/>
            <w:rPrChange w:id="275" w:author="Windows User" w:date="2019-09-27T10:30:00Z">
              <w:rPr/>
            </w:rPrChange>
          </w:rPr>
          <w:t>radiometrically</w:t>
        </w:r>
        <w:proofErr w:type="spellEnd"/>
        <w:r w:rsidRPr="00E36EEA">
          <w:rPr>
            <w:u w:val="none"/>
            <w:rPrChange w:id="276" w:author="Windows User" w:date="2019-09-27T10:30:00Z">
              <w:rPr/>
            </w:rPrChange>
          </w:rPr>
          <w:t xml:space="preserve"> calibrated images were then stitched together into </w:t>
        </w:r>
        <w:proofErr w:type="spellStart"/>
        <w:r w:rsidRPr="00E36EEA">
          <w:rPr>
            <w:u w:val="none"/>
            <w:rPrChange w:id="277" w:author="Windows User" w:date="2019-09-27T10:30:00Z">
              <w:rPr/>
            </w:rPrChange>
          </w:rPr>
          <w:t>orthophotoplans</w:t>
        </w:r>
        <w:proofErr w:type="spellEnd"/>
        <w:r w:rsidRPr="00E36EEA">
          <w:rPr>
            <w:u w:val="none"/>
            <w:rPrChange w:id="278" w:author="Windows User" w:date="2019-09-27T10:30:00Z">
              <w:rPr/>
            </w:rPrChange>
          </w:rPr>
          <w:t>.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pPr>
        <w:pStyle w:val="IACSubheading"/>
        <w:jc w:val="both"/>
        <w:rPr>
          <w:ins w:id="279" w:author="Windows User" w:date="2019-09-27T10:30:00Z"/>
          <w:u w:val="none"/>
          <w:rPrChange w:id="280" w:author="Windows User" w:date="2019-09-27T10:30:00Z">
            <w:rPr>
              <w:ins w:id="281" w:author="Windows User" w:date="2019-09-27T10:30:00Z"/>
            </w:rPr>
          </w:rPrChange>
        </w:rPr>
        <w:pPrChange w:id="282" w:author="Windows User" w:date="2019-09-27T10:31:00Z">
          <w:pPr>
            <w:pStyle w:val="IACSubheading"/>
          </w:pPr>
        </w:pPrChange>
      </w:pPr>
    </w:p>
    <w:p w14:paraId="52014F15" w14:textId="77777777" w:rsidR="00E36EEA" w:rsidRDefault="00E36EEA">
      <w:pPr>
        <w:pStyle w:val="IACSubheading"/>
        <w:jc w:val="both"/>
        <w:rPr>
          <w:ins w:id="283" w:author="Windows User" w:date="2019-09-27T16:34:00Z"/>
          <w:u w:val="none"/>
        </w:rPr>
        <w:pPrChange w:id="284" w:author="Windows User" w:date="2019-09-27T10:31:00Z">
          <w:pPr>
            <w:pStyle w:val="IACSubheading"/>
          </w:pPr>
        </w:pPrChange>
      </w:pPr>
      <w:ins w:id="285" w:author="Windows User" w:date="2019-09-27T10:30:00Z">
        <w:r w:rsidRPr="00E36EEA">
          <w:rPr>
            <w:u w:val="none"/>
            <w:rPrChange w:id="286" w:author="Windows User" w:date="2019-09-27T10:30:00Z">
              <w:rPr/>
            </w:rPrChange>
          </w:rPr>
          <w:t xml:space="preserve">Due to low geolocation accuracy, additional </w:t>
        </w:r>
        <w:proofErr w:type="spellStart"/>
        <w:r w:rsidRPr="00E36EEA">
          <w:rPr>
            <w:u w:val="none"/>
            <w:rPrChange w:id="287" w:author="Windows User" w:date="2019-09-27T10:30:00Z">
              <w:rPr/>
            </w:rPrChange>
          </w:rPr>
          <w:t>georeferencing</w:t>
        </w:r>
        <w:proofErr w:type="spellEnd"/>
        <w:r w:rsidRPr="00E36EEA">
          <w:rPr>
            <w:u w:val="none"/>
            <w:rPrChange w:id="288" w:author="Windows User" w:date="2019-09-27T10:30:00Z">
              <w:rPr/>
            </w:rPrChange>
          </w:rPr>
          <w:t xml:space="preserve"> procedure using ground control points (GCPs) was applied to collocate LiDAR and hyperspectral imagery. CHM rasters computed from LiDAR point clouds served as a base layer for this </w:t>
        </w:r>
        <w:proofErr w:type="spellStart"/>
        <w:r w:rsidRPr="00E36EEA">
          <w:rPr>
            <w:u w:val="none"/>
            <w:rPrChange w:id="289" w:author="Windows User" w:date="2019-09-27T10:30:00Z">
              <w:rPr/>
            </w:rPrChange>
          </w:rPr>
          <w:t>georeferencing</w:t>
        </w:r>
        <w:proofErr w:type="spellEnd"/>
        <w:r w:rsidRPr="00E36EEA">
          <w:rPr>
            <w:u w:val="none"/>
            <w:rPrChange w:id="290" w:author="Windows User" w:date="2019-09-27T10:30:00Z">
              <w:rPr/>
            </w:rPrChange>
          </w:rPr>
          <w:t xml:space="preserve"> procedure. For each test site, between the 5 and 7 most recognizable tree tops were found on both CHM rasters and hyperspectral cubes and used as GCPs. </w:t>
        </w:r>
      </w:ins>
    </w:p>
    <w:p w14:paraId="1743BA1D" w14:textId="77777777" w:rsidR="00BE67EA" w:rsidRDefault="00BE67EA">
      <w:pPr>
        <w:pStyle w:val="IACSubheading"/>
        <w:jc w:val="both"/>
        <w:rPr>
          <w:ins w:id="291" w:author="Windows User" w:date="2019-09-27T17:21:00Z"/>
          <w:noProof/>
          <w:lang w:val="en-US"/>
        </w:rPr>
        <w:pPrChange w:id="292" w:author="Windows User" w:date="2019-09-27T10:31:00Z">
          <w:pPr>
            <w:pStyle w:val="IACSubheading"/>
          </w:pPr>
        </w:pPrChange>
      </w:pPr>
    </w:p>
    <w:p w14:paraId="1C47AA14" w14:textId="60A2FFC5" w:rsidR="00992EBF" w:rsidRDefault="00666699">
      <w:pPr>
        <w:pStyle w:val="IACSubheading"/>
        <w:keepNext/>
        <w:jc w:val="both"/>
        <w:rPr>
          <w:ins w:id="293" w:author="Windows User" w:date="2019-09-27T17:24:00Z"/>
        </w:rPr>
        <w:pPrChange w:id="294" w:author="Windows User" w:date="2019-09-27T17:24:00Z">
          <w:pPr>
            <w:pStyle w:val="IACSubheading"/>
            <w:jc w:val="both"/>
          </w:pPr>
        </w:pPrChange>
      </w:pPr>
      <w:ins w:id="295" w:author="Windows User" w:date="2019-09-27T17:21:00Z">
        <w:r w:rsidRPr="00BE67EA">
          <w:rPr>
            <w:noProof/>
            <w:lang w:val="en-US"/>
          </w:rPr>
          <w:drawing>
            <wp:inline distT="0" distB="0" distL="0" distR="0" wp14:anchorId="5585D4C7" wp14:editId="0E65560E">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sidR="00992EBF">
          <w:rPr>
            <w:noProof/>
            <w:lang w:val="en-US"/>
          </w:rPr>
          <w:t xml:space="preserve">   </w:t>
        </w:r>
        <w:r w:rsidRPr="00BE67EA">
          <w:rPr>
            <w:noProof/>
            <w:lang w:val="en-US"/>
          </w:rPr>
          <w:drawing>
            <wp:inline distT="0" distB="0" distL="0" distR="0" wp14:anchorId="0A40B12F" wp14:editId="6F986A73">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045475F2" w14:textId="2DCADD75" w:rsidR="00992EBF" w:rsidRDefault="00992EBF">
      <w:pPr>
        <w:pStyle w:val="Caption"/>
        <w:rPr>
          <w:ins w:id="296" w:author="Windows User" w:date="2019-09-27T17:04:00Z"/>
          <w:noProof/>
          <w:lang w:val="en-US"/>
        </w:rPr>
        <w:pPrChange w:id="297" w:author="Windows User" w:date="2019-09-27T17:24:00Z">
          <w:pPr>
            <w:pStyle w:val="IACSubheading"/>
          </w:pPr>
        </w:pPrChange>
      </w:pPr>
      <w:ins w:id="298" w:author="Windows User" w:date="2019-09-27T17:24:00Z">
        <w:r>
          <w:t xml:space="preserve">Figure </w:t>
        </w:r>
        <w:r>
          <w:fldChar w:fldCharType="begin"/>
        </w:r>
        <w:r>
          <w:instrText xml:space="preserve"> SEQ Figure \* ARABIC </w:instrText>
        </w:r>
      </w:ins>
      <w:r>
        <w:fldChar w:fldCharType="separate"/>
      </w:r>
      <w:ins w:id="299" w:author="Windows User" w:date="2019-09-28T13:25:00Z">
        <w:r w:rsidR="00D8229A">
          <w:rPr>
            <w:noProof/>
          </w:rPr>
          <w:t>5</w:t>
        </w:r>
      </w:ins>
      <w:ins w:id="300" w:author="Windows User" w:date="2019-09-27T17:24:00Z">
        <w:r>
          <w:fldChar w:fldCharType="end"/>
        </w:r>
        <w:r>
          <w:t xml:space="preserve">. </w:t>
        </w:r>
      </w:ins>
      <w:ins w:id="301" w:author="Windows User" w:date="2019-09-27T17:25:00Z">
        <w:r>
          <w:t>Examples</w:t>
        </w:r>
      </w:ins>
      <w:ins w:id="302" w:author="Windows User" w:date="2019-09-27T17:24:00Z">
        <w:r>
          <w:t xml:space="preserve"> of true </w:t>
        </w:r>
        <w:proofErr w:type="spellStart"/>
        <w:r>
          <w:t>color</w:t>
        </w:r>
        <w:proofErr w:type="spellEnd"/>
        <w:r>
          <w:t xml:space="preserve"> composites from airborne hyperspectral imagery (left) and spaceborne multispectral imagery (right)</w:t>
        </w:r>
        <w:r>
          <w:rPr>
            <w:noProof/>
          </w:rPr>
          <w:t xml:space="preserve"> for the same area.</w:t>
        </w:r>
      </w:ins>
    </w:p>
    <w:p w14:paraId="373D6CA0" w14:textId="77777777" w:rsidR="00BE67EA" w:rsidRDefault="00BE67EA">
      <w:pPr>
        <w:pStyle w:val="IACSubheading"/>
        <w:jc w:val="both"/>
        <w:rPr>
          <w:ins w:id="303" w:author="Windows User" w:date="2019-09-27T12:08:00Z"/>
          <w:u w:val="none"/>
        </w:rPr>
        <w:pPrChange w:id="304" w:author="Windows User" w:date="2019-09-27T10:31:00Z">
          <w:pPr>
            <w:pStyle w:val="IACSubheading"/>
          </w:pPr>
        </w:pPrChange>
      </w:pPr>
    </w:p>
    <w:p w14:paraId="4A7D1A4E" w14:textId="77777777" w:rsidR="0010371A" w:rsidRDefault="0010371A" w:rsidP="0010371A">
      <w:pPr>
        <w:pStyle w:val="IACSubheading"/>
        <w:rPr>
          <w:ins w:id="305" w:author="Windows User" w:date="2019-09-27T12:08:00Z"/>
          <w:i/>
          <w:u w:val="none"/>
        </w:rPr>
      </w:pPr>
      <w:ins w:id="306" w:author="Windows User" w:date="2019-09-27T12:08:00Z">
        <w:r>
          <w:rPr>
            <w:rFonts w:hint="eastAsia"/>
            <w:i/>
            <w:u w:val="none"/>
            <w:lang w:eastAsia="zh-TW"/>
          </w:rPr>
          <w:t>2</w:t>
        </w:r>
        <w:r w:rsidRPr="00DF6A43">
          <w:rPr>
            <w:rFonts w:hint="eastAsia"/>
            <w:i/>
            <w:u w:val="none"/>
            <w:lang w:eastAsia="zh-TW"/>
          </w:rPr>
          <w:t>.</w:t>
        </w:r>
      </w:ins>
      <w:ins w:id="307" w:author="Windows User" w:date="2019-09-27T12:09:00Z">
        <w:r>
          <w:rPr>
            <w:i/>
            <w:u w:val="none"/>
            <w:lang w:eastAsia="zh-TW"/>
          </w:rPr>
          <w:t>3</w:t>
        </w:r>
      </w:ins>
      <w:ins w:id="308" w:author="Windows User" w:date="2019-09-27T12:08:00Z">
        <w:r w:rsidRPr="00DF6A43">
          <w:rPr>
            <w:rFonts w:hint="eastAsia"/>
            <w:i/>
            <w:u w:val="none"/>
            <w:lang w:eastAsia="zh-TW"/>
          </w:rPr>
          <w:t xml:space="preserve"> </w:t>
        </w:r>
        <w:r>
          <w:rPr>
            <w:i/>
            <w:u w:val="none"/>
          </w:rPr>
          <w:t>Satellite-based</w:t>
        </w:r>
        <w:r w:rsidRPr="000B55D5">
          <w:rPr>
            <w:i/>
            <w:u w:val="none"/>
          </w:rPr>
          <w:t xml:space="preserve"> </w:t>
        </w:r>
      </w:ins>
      <w:ins w:id="309" w:author="Windows User" w:date="2019-09-27T12:09:00Z">
        <w:r>
          <w:rPr>
            <w:i/>
            <w:u w:val="none"/>
          </w:rPr>
          <w:t>Multi</w:t>
        </w:r>
      </w:ins>
      <w:ins w:id="310" w:author="Windows User" w:date="2019-09-27T12:08:00Z">
        <w:r>
          <w:rPr>
            <w:i/>
            <w:u w:val="none"/>
          </w:rPr>
          <w:t>spectral Imagery</w:t>
        </w:r>
      </w:ins>
    </w:p>
    <w:p w14:paraId="3C66F68E" w14:textId="77777777" w:rsidR="0010371A" w:rsidRDefault="0010371A">
      <w:pPr>
        <w:pStyle w:val="IACSubheading"/>
        <w:jc w:val="both"/>
        <w:rPr>
          <w:ins w:id="311" w:author="Windows User" w:date="2019-09-27T15:59:00Z"/>
          <w:u w:val="none"/>
        </w:rPr>
        <w:pPrChange w:id="312" w:author="Windows User" w:date="2019-09-27T10:31:00Z">
          <w:pPr>
            <w:pStyle w:val="IACSubheading"/>
          </w:pPr>
        </w:pPrChange>
      </w:pPr>
    </w:p>
    <w:p w14:paraId="550D85B8" w14:textId="77777777" w:rsidR="00BA0561" w:rsidRDefault="00BA0561">
      <w:pPr>
        <w:pStyle w:val="IACSubheading"/>
        <w:jc w:val="both"/>
        <w:rPr>
          <w:ins w:id="313" w:author="Windows User" w:date="2019-09-27T10:58:00Z"/>
          <w:u w:val="none"/>
        </w:rPr>
        <w:pPrChange w:id="314" w:author="Windows User" w:date="2019-09-27T10:31:00Z">
          <w:pPr>
            <w:pStyle w:val="IACSubheading"/>
          </w:pPr>
        </w:pPrChange>
      </w:pPr>
    </w:p>
    <w:p w14:paraId="02CFBF69" w14:textId="77777777" w:rsidR="008E2DDE" w:rsidRDefault="0010371A" w:rsidP="0010371A">
      <w:pPr>
        <w:pStyle w:val="IACSubheading"/>
        <w:rPr>
          <w:ins w:id="315" w:author="Windows User" w:date="2019-09-27T12:09:00Z"/>
          <w:i/>
          <w:u w:val="none"/>
        </w:rPr>
      </w:pPr>
      <w:ins w:id="316" w:author="Windows User" w:date="2019-09-27T12:09: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ins>
      <w:ins w:id="317" w:author="Windows User" w:date="2019-09-27T14:32:00Z">
        <w:r w:rsidR="008E2DDE">
          <w:rPr>
            <w:i/>
            <w:u w:val="none"/>
          </w:rPr>
          <w:t>Reference</w:t>
        </w:r>
      </w:ins>
      <w:ins w:id="318" w:author="Windows User" w:date="2019-09-27T12:09:00Z">
        <w:r>
          <w:rPr>
            <w:i/>
            <w:u w:val="none"/>
          </w:rPr>
          <w:t xml:space="preserve"> data</w:t>
        </w:r>
      </w:ins>
    </w:p>
    <w:p w14:paraId="76EED145" w14:textId="77777777" w:rsidR="0010371A" w:rsidRDefault="0010371A" w:rsidP="000B55D5">
      <w:pPr>
        <w:pStyle w:val="IACSubheading"/>
        <w:rPr>
          <w:ins w:id="319" w:author="Windows User" w:date="2019-09-27T16:32:00Z"/>
        </w:rPr>
      </w:pPr>
    </w:p>
    <w:p w14:paraId="42DF31C4" w14:textId="77777777" w:rsidR="00820BEF" w:rsidRDefault="00444DAE">
      <w:pPr>
        <w:pStyle w:val="IACSubheading"/>
        <w:jc w:val="both"/>
        <w:rPr>
          <w:ins w:id="320" w:author="Windows User" w:date="2019-09-27T16:19:00Z"/>
          <w:u w:val="none"/>
        </w:rPr>
        <w:pPrChange w:id="321" w:author="Windows User" w:date="2019-09-27T16:33:00Z">
          <w:pPr>
            <w:pStyle w:val="IACSubheading"/>
          </w:pPr>
        </w:pPrChange>
      </w:pPr>
      <w:ins w:id="322" w:author="Windows User" w:date="2019-09-27T16:38:00Z">
        <w:r>
          <w:rPr>
            <w:u w:val="none"/>
          </w:rPr>
          <w:lastRenderedPageBreak/>
          <w:t>For</w:t>
        </w:r>
      </w:ins>
      <w:ins w:id="323" w:author="Windows User" w:date="2019-09-27T16:32:00Z">
        <w:r>
          <w:rPr>
            <w:u w:val="none"/>
          </w:rPr>
          <w:t xml:space="preserve"> every polygon described in </w:t>
        </w:r>
      </w:ins>
      <w:ins w:id="324" w:author="Windows User" w:date="2019-09-27T16:33:00Z">
        <w:r>
          <w:rPr>
            <w:u w:val="none"/>
          </w:rPr>
          <w:fldChar w:fldCharType="begin"/>
        </w:r>
        <w:r>
          <w:rPr>
            <w:u w:val="none"/>
          </w:rPr>
          <w:instrText xml:space="preserve"> REF _Ref20494412 \h </w:instrText>
        </w:r>
      </w:ins>
      <w:r>
        <w:rPr>
          <w:u w:val="none"/>
        </w:rPr>
      </w:r>
      <w:r>
        <w:rPr>
          <w:u w:val="none"/>
        </w:rPr>
        <w:fldChar w:fldCharType="separate"/>
      </w:r>
      <w:ins w:id="325" w:author="Windows User" w:date="2019-09-27T16:33:00Z">
        <w:r>
          <w:t xml:space="preserve">Figure </w:t>
        </w:r>
        <w:r>
          <w:rPr>
            <w:noProof/>
          </w:rPr>
          <w:t>2</w:t>
        </w:r>
        <w:r>
          <w:rPr>
            <w:u w:val="none"/>
          </w:rPr>
          <w:fldChar w:fldCharType="end"/>
        </w:r>
        <w:r>
          <w:rPr>
            <w:u w:val="none"/>
          </w:rPr>
          <w:t xml:space="preserve">, </w:t>
        </w:r>
      </w:ins>
      <w:ins w:id="326" w:author="Windows User" w:date="2019-09-27T16:11:00Z">
        <w:r w:rsidR="00820BEF" w:rsidRPr="00820BEF">
          <w:rPr>
            <w:u w:val="none"/>
            <w:rPrChange w:id="327" w:author="Windows User" w:date="2019-09-27T16:11:00Z">
              <w:rPr/>
            </w:rPrChange>
          </w:rPr>
          <w:t xml:space="preserve">there is a sub polygon, 100 m by 50 m size that contains annotations of the four main tree species presented in test region:  </w:t>
        </w:r>
      </w:ins>
      <w:ins w:id="328" w:author="Windows User" w:date="2019-09-27T16:19:00Z">
        <w:r w:rsidR="00EB78F5">
          <w:rPr>
            <w:i/>
            <w:u w:val="none"/>
          </w:rPr>
          <w:t>Spruce, Birch, Fir, and Pine</w:t>
        </w:r>
      </w:ins>
      <w:ins w:id="329" w:author="Windows User" w:date="2019-09-27T16:11:00Z">
        <w:r w:rsidR="00820BEF" w:rsidRPr="00820BEF">
          <w:rPr>
            <w:u w:val="none"/>
            <w:rPrChange w:id="330" w:author="Windows User" w:date="2019-09-27T16:11:00Z">
              <w:rPr/>
            </w:rPrChange>
          </w:rPr>
          <w:t xml:space="preserve">. All trees with diameter at breast height (DBH) larger than 6 cm were </w:t>
        </w:r>
        <w:proofErr w:type="spellStart"/>
        <w:r w:rsidR="00820BEF" w:rsidRPr="00820BEF">
          <w:rPr>
            <w:u w:val="none"/>
            <w:rPrChange w:id="331" w:author="Windows User" w:date="2019-09-27T16:11:00Z">
              <w:rPr/>
            </w:rPrChange>
          </w:rPr>
          <w:t>labeled</w:t>
        </w:r>
        <w:proofErr w:type="spellEnd"/>
        <w:r w:rsidR="00820BEF" w:rsidRPr="00820BEF">
          <w:rPr>
            <w:u w:val="none"/>
            <w:rPrChange w:id="332" w:author="Windows User" w:date="2019-09-27T16:11:00Z">
              <w:rPr/>
            </w:rPrChange>
          </w:rPr>
          <w:t xml:space="preserve">, 3000 trees in total. </w:t>
        </w:r>
      </w:ins>
      <w:ins w:id="333" w:author="Windows User" w:date="2019-09-27T16:42:00Z">
        <w:r w:rsidR="009A18C2">
          <w:rPr>
            <w:u w:val="none"/>
          </w:rPr>
          <w:fldChar w:fldCharType="begin"/>
        </w:r>
        <w:r w:rsidR="009A18C2">
          <w:rPr>
            <w:u w:val="none"/>
          </w:rPr>
          <w:instrText xml:space="preserve"> REF _Ref20494982 \h </w:instrText>
        </w:r>
      </w:ins>
      <w:r w:rsidR="009A18C2">
        <w:rPr>
          <w:u w:val="none"/>
        </w:rPr>
      </w:r>
      <w:r w:rsidR="009A18C2">
        <w:rPr>
          <w:u w:val="none"/>
        </w:rPr>
        <w:fldChar w:fldCharType="separate"/>
      </w:r>
      <w:ins w:id="334" w:author="Windows User" w:date="2019-09-27T16:42:00Z">
        <w:r w:rsidR="009A18C2">
          <w:t xml:space="preserve">Table </w:t>
        </w:r>
        <w:r w:rsidR="009A18C2">
          <w:rPr>
            <w:noProof/>
          </w:rPr>
          <w:t>1</w:t>
        </w:r>
        <w:r w:rsidR="009A18C2">
          <w:rPr>
            <w:u w:val="none"/>
          </w:rPr>
          <w:fldChar w:fldCharType="end"/>
        </w:r>
        <w:r w:rsidR="009A18C2">
          <w:rPr>
            <w:u w:val="none"/>
          </w:rPr>
          <w:t xml:space="preserve"> </w:t>
        </w:r>
      </w:ins>
      <w:ins w:id="335" w:author="Windows User" w:date="2019-09-27T16:11:00Z">
        <w:r w:rsidR="00820BEF" w:rsidRPr="00820BEF">
          <w:rPr>
            <w:u w:val="none"/>
            <w:rPrChange w:id="336"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337" w:author="Windows User" w:date="2019-09-27T16:19:00Z"/>
          <w:u w:val="none"/>
        </w:rPr>
      </w:pPr>
    </w:p>
    <w:p w14:paraId="1288453A" w14:textId="5AD18602" w:rsidR="00820BEF" w:rsidRDefault="00666699" w:rsidP="00820BEF">
      <w:pPr>
        <w:keepNext/>
        <w:ind w:firstLine="0"/>
        <w:jc w:val="center"/>
        <w:rPr>
          <w:ins w:id="338" w:author="Windows User" w:date="2019-09-27T16:19:00Z"/>
        </w:rPr>
      </w:pPr>
      <w:ins w:id="339" w:author="Windows User" w:date="2019-09-27T16:19:00Z">
        <w:r w:rsidRPr="00A567D8">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7ECBA6DC" w:rsidR="00820BEF" w:rsidRDefault="00820BEF" w:rsidP="00820BEF">
      <w:pPr>
        <w:pStyle w:val="Caption"/>
        <w:jc w:val="center"/>
        <w:rPr>
          <w:ins w:id="340" w:author="Windows User" w:date="2019-09-27T16:19:00Z"/>
        </w:rPr>
      </w:pPr>
      <w:bookmarkStart w:id="341" w:name="_Ref20468761"/>
      <w:ins w:id="342" w:author="Windows User" w:date="2019-09-27T16:19:00Z">
        <w:r>
          <w:t xml:space="preserve">Figure </w:t>
        </w:r>
        <w:r>
          <w:fldChar w:fldCharType="begin"/>
        </w:r>
        <w:r>
          <w:instrText xml:space="preserve"> SEQ Figure \* ARABIC </w:instrText>
        </w:r>
        <w:r>
          <w:fldChar w:fldCharType="separate"/>
        </w:r>
      </w:ins>
      <w:ins w:id="343" w:author="Windows User" w:date="2019-09-28T13:25:00Z">
        <w:r w:rsidR="00D8229A">
          <w:rPr>
            <w:noProof/>
          </w:rPr>
          <w:t>6</w:t>
        </w:r>
      </w:ins>
      <w:ins w:id="344" w:author="Windows User" w:date="2019-09-27T16:19:00Z">
        <w:r>
          <w:fldChar w:fldCharType="end"/>
        </w:r>
        <w:bookmarkEnd w:id="341"/>
        <w:r>
          <w:t>. E</w:t>
        </w:r>
        <w:r w:rsidRPr="00750534">
          <w:t xml:space="preserve">xample of the test polygon (red dot on the left map) with true </w:t>
        </w:r>
        <w:proofErr w:type="spellStart"/>
        <w:r w:rsidRPr="00750534">
          <w:t>color</w:t>
        </w:r>
        <w:proofErr w:type="spellEnd"/>
        <w:r>
          <w:t xml:space="preserve"> </w:t>
        </w:r>
        <w:r w:rsidRPr="00750534">
          <w:t xml:space="preserve">composite obtained from hyperspectral imagery (Red:  622 nm, Green:  578 nm, Blue:  461 nm) and the </w:t>
        </w:r>
        <w:proofErr w:type="spellStart"/>
        <w:r w:rsidRPr="00750534">
          <w:t>labeled</w:t>
        </w:r>
        <w:proofErr w:type="spellEnd"/>
        <w:r w:rsidRPr="00750534">
          <w:t xml:space="preserve"> reference</w:t>
        </w:r>
        <w:r>
          <w:t xml:space="preserve"> </w:t>
        </w:r>
        <w:r w:rsidRPr="00750534">
          <w:t>trees location</w:t>
        </w:r>
        <w:r>
          <w:t>.</w:t>
        </w:r>
      </w:ins>
    </w:p>
    <w:p w14:paraId="42D38057" w14:textId="77777777" w:rsidR="00110BF4" w:rsidRDefault="00110BF4" w:rsidP="00110BF4">
      <w:pPr>
        <w:ind w:firstLine="0"/>
        <w:rPr>
          <w:ins w:id="345" w:author="Windows User" w:date="2019-09-27T16:26:00Z"/>
          <w:lang w:eastAsia="zh-TW"/>
        </w:rPr>
      </w:pPr>
    </w:p>
    <w:p w14:paraId="46EF64A5" w14:textId="77777777" w:rsidR="00444DAE" w:rsidRDefault="00444DAE">
      <w:pPr>
        <w:pStyle w:val="Caption"/>
        <w:keepNext/>
        <w:rPr>
          <w:ins w:id="346" w:author="Windows User" w:date="2019-09-27T16:40:00Z"/>
        </w:rPr>
        <w:pPrChange w:id="347" w:author="Windows User" w:date="2019-09-27T16:40:00Z">
          <w:pPr/>
        </w:pPrChange>
      </w:pPr>
      <w:bookmarkStart w:id="348" w:name="_Ref20494982"/>
      <w:ins w:id="349" w:author="Windows User" w:date="2019-09-27T16:40:00Z">
        <w:r>
          <w:t xml:space="preserve">Table </w:t>
        </w:r>
        <w:r>
          <w:fldChar w:fldCharType="begin"/>
        </w:r>
        <w:r>
          <w:instrText xml:space="preserve"> SEQ Table \* ARABIC </w:instrText>
        </w:r>
      </w:ins>
      <w:r>
        <w:fldChar w:fldCharType="separate"/>
      </w:r>
      <w:ins w:id="350" w:author="Windows User" w:date="2019-09-27T16:40:00Z">
        <w:r>
          <w:rPr>
            <w:noProof/>
          </w:rPr>
          <w:t>1</w:t>
        </w:r>
        <w:r>
          <w:fldChar w:fldCharType="end"/>
        </w:r>
        <w:bookmarkEnd w:id="348"/>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351"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352">
          <w:tblGrid>
            <w:gridCol w:w="924"/>
            <w:gridCol w:w="827"/>
            <w:gridCol w:w="727"/>
            <w:gridCol w:w="753"/>
            <w:gridCol w:w="572"/>
            <w:gridCol w:w="828"/>
          </w:tblGrid>
        </w:tblGridChange>
      </w:tblGrid>
      <w:tr w:rsidR="00444DAE" w:rsidRPr="003B37CD" w14:paraId="373E5287" w14:textId="77777777" w:rsidTr="00444DAE">
        <w:trPr>
          <w:ins w:id="353" w:author="Windows User" w:date="2019-09-27T16:26:00Z"/>
          <w:trPrChange w:id="354" w:author="Windows User" w:date="2019-09-27T16:30:00Z">
            <w:trPr>
              <w:wAfter w:w="13" w:type="dxa"/>
            </w:trPr>
          </w:trPrChange>
        </w:trPr>
        <w:tc>
          <w:tcPr>
            <w:tcW w:w="924" w:type="dxa"/>
            <w:tcBorders>
              <w:top w:val="single" w:sz="12" w:space="0" w:color="000000"/>
              <w:bottom w:val="single" w:sz="4" w:space="0" w:color="000000"/>
            </w:tcBorders>
            <w:tcPrChange w:id="355"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356" w:author="Windows User" w:date="2019-09-27T16:26:00Z"/>
              </w:rPr>
            </w:pPr>
            <w:ins w:id="357" w:author="Windows User" w:date="2019-09-27T16:26:00Z">
              <w:r>
                <w:t>Polygon</w:t>
              </w:r>
            </w:ins>
          </w:p>
        </w:tc>
        <w:tc>
          <w:tcPr>
            <w:tcW w:w="827" w:type="dxa"/>
            <w:tcBorders>
              <w:top w:val="single" w:sz="12" w:space="0" w:color="000000"/>
              <w:bottom w:val="single" w:sz="4" w:space="0" w:color="000000"/>
            </w:tcBorders>
            <w:tcPrChange w:id="358"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359" w:author="Windows User" w:date="2019-09-27T16:26:00Z"/>
              </w:rPr>
            </w:pPr>
            <w:ins w:id="360" w:author="Windows User" w:date="2019-09-27T16:26:00Z">
              <w:r>
                <w:t>Spruce</w:t>
              </w:r>
            </w:ins>
          </w:p>
        </w:tc>
        <w:tc>
          <w:tcPr>
            <w:tcW w:w="727" w:type="dxa"/>
            <w:tcBorders>
              <w:top w:val="single" w:sz="12" w:space="0" w:color="000000"/>
              <w:bottom w:val="single" w:sz="4" w:space="0" w:color="000000"/>
            </w:tcBorders>
            <w:tcPrChange w:id="361"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362" w:author="Windows User" w:date="2019-09-27T16:26:00Z"/>
              </w:rPr>
            </w:pPr>
            <w:ins w:id="363" w:author="Windows User" w:date="2019-09-27T16:27:00Z">
              <w:r>
                <w:t>Birch</w:t>
              </w:r>
            </w:ins>
          </w:p>
        </w:tc>
        <w:tc>
          <w:tcPr>
            <w:tcW w:w="753" w:type="dxa"/>
            <w:tcBorders>
              <w:top w:val="single" w:sz="12" w:space="0" w:color="000000"/>
              <w:bottom w:val="single" w:sz="4" w:space="0" w:color="000000"/>
            </w:tcBorders>
            <w:tcPrChange w:id="364"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365" w:author="Windows User" w:date="2019-09-27T16:26:00Z"/>
              </w:rPr>
            </w:pPr>
            <w:ins w:id="366" w:author="Windows User" w:date="2019-09-27T16:27:00Z">
              <w:r>
                <w:t>Fir</w:t>
              </w:r>
            </w:ins>
          </w:p>
        </w:tc>
        <w:tc>
          <w:tcPr>
            <w:tcW w:w="572" w:type="dxa"/>
            <w:tcBorders>
              <w:top w:val="single" w:sz="12" w:space="0" w:color="000000"/>
              <w:bottom w:val="single" w:sz="4" w:space="0" w:color="000000"/>
              <w:right w:val="single" w:sz="4" w:space="0" w:color="auto"/>
            </w:tcBorders>
            <w:tcPrChange w:id="367"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368" w:author="Windows User" w:date="2019-09-27T16:27:00Z"/>
              </w:rPr>
            </w:pPr>
            <w:ins w:id="369" w:author="Windows User" w:date="2019-09-27T16:27:00Z">
              <w:r>
                <w:t>Pine</w:t>
              </w:r>
            </w:ins>
          </w:p>
        </w:tc>
        <w:tc>
          <w:tcPr>
            <w:tcW w:w="828" w:type="dxa"/>
            <w:tcBorders>
              <w:top w:val="single" w:sz="12" w:space="0" w:color="000000"/>
              <w:left w:val="single" w:sz="4" w:space="0" w:color="auto"/>
              <w:bottom w:val="single" w:sz="4" w:space="0" w:color="000000"/>
            </w:tcBorders>
            <w:tcPrChange w:id="370"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371" w:author="Windows User" w:date="2019-09-27T16:26:00Z"/>
              </w:rPr>
            </w:pPr>
            <w:ins w:id="372" w:author="Windows User" w:date="2019-09-27T16:27:00Z">
              <w:r>
                <w:t>Total</w:t>
              </w:r>
            </w:ins>
          </w:p>
        </w:tc>
      </w:tr>
      <w:tr w:rsidR="00444DAE" w:rsidRPr="003B37CD" w14:paraId="3D3024D2" w14:textId="77777777" w:rsidTr="00444DAE">
        <w:trPr>
          <w:ins w:id="373" w:author="Windows User" w:date="2019-09-27T16:26:00Z"/>
          <w:trPrChange w:id="374" w:author="Windows User" w:date="2019-09-27T16:30:00Z">
            <w:trPr>
              <w:wAfter w:w="13" w:type="dxa"/>
            </w:trPr>
          </w:trPrChange>
        </w:trPr>
        <w:tc>
          <w:tcPr>
            <w:tcW w:w="924" w:type="dxa"/>
            <w:tcBorders>
              <w:bottom w:val="nil"/>
            </w:tcBorders>
            <w:tcPrChange w:id="375"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376" w:author="Windows User" w:date="2019-09-27T16:26:00Z"/>
              </w:rPr>
            </w:pPr>
            <w:ins w:id="377" w:author="Windows User" w:date="2019-09-27T16:27:00Z">
              <w:r>
                <w:t>pp1</w:t>
              </w:r>
            </w:ins>
          </w:p>
        </w:tc>
        <w:tc>
          <w:tcPr>
            <w:tcW w:w="827" w:type="dxa"/>
            <w:tcBorders>
              <w:bottom w:val="nil"/>
            </w:tcBorders>
            <w:tcPrChange w:id="378"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379" w:author="Windows User" w:date="2019-09-27T16:26:00Z"/>
              </w:rPr>
            </w:pPr>
            <w:ins w:id="380" w:author="Windows User" w:date="2019-09-27T16:28:00Z">
              <w:r>
                <w:t>603</w:t>
              </w:r>
            </w:ins>
          </w:p>
        </w:tc>
        <w:tc>
          <w:tcPr>
            <w:tcW w:w="727" w:type="dxa"/>
            <w:tcBorders>
              <w:bottom w:val="nil"/>
            </w:tcBorders>
            <w:tcPrChange w:id="381"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382" w:author="Windows User" w:date="2019-09-27T16:26:00Z"/>
              </w:rPr>
            </w:pPr>
            <w:ins w:id="383" w:author="Windows User" w:date="2019-09-27T16:28:00Z">
              <w:r>
                <w:t>224</w:t>
              </w:r>
            </w:ins>
          </w:p>
        </w:tc>
        <w:tc>
          <w:tcPr>
            <w:tcW w:w="753" w:type="dxa"/>
            <w:tcBorders>
              <w:bottom w:val="nil"/>
            </w:tcBorders>
            <w:tcPrChange w:id="384"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385" w:author="Windows User" w:date="2019-09-27T16:26:00Z"/>
              </w:rPr>
            </w:pPr>
            <w:ins w:id="386" w:author="Windows User" w:date="2019-09-27T16:29:00Z">
              <w:r>
                <w:t>20</w:t>
              </w:r>
            </w:ins>
          </w:p>
        </w:tc>
        <w:tc>
          <w:tcPr>
            <w:tcW w:w="572" w:type="dxa"/>
            <w:tcBorders>
              <w:bottom w:val="nil"/>
              <w:right w:val="single" w:sz="4" w:space="0" w:color="auto"/>
            </w:tcBorders>
            <w:tcPrChange w:id="387"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388" w:author="Windows User" w:date="2019-09-27T16:27:00Z"/>
              </w:rPr>
            </w:pPr>
            <w:ins w:id="389" w:author="Windows User" w:date="2019-09-27T16:29:00Z">
              <w:r>
                <w:t>-</w:t>
              </w:r>
            </w:ins>
          </w:p>
        </w:tc>
        <w:tc>
          <w:tcPr>
            <w:tcW w:w="828" w:type="dxa"/>
            <w:tcBorders>
              <w:left w:val="single" w:sz="4" w:space="0" w:color="auto"/>
              <w:bottom w:val="nil"/>
            </w:tcBorders>
            <w:tcPrChange w:id="390"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391" w:author="Windows User" w:date="2019-09-27T16:26:00Z"/>
              </w:rPr>
            </w:pPr>
            <w:ins w:id="392" w:author="Windows User" w:date="2019-09-27T16:29:00Z">
              <w:r>
                <w:t>847</w:t>
              </w:r>
            </w:ins>
          </w:p>
        </w:tc>
      </w:tr>
      <w:tr w:rsidR="00444DAE" w:rsidRPr="003B37CD" w14:paraId="3205DEC5" w14:textId="77777777" w:rsidTr="00444DAE">
        <w:trPr>
          <w:ins w:id="393" w:author="Windows User" w:date="2019-09-27T16:26:00Z"/>
          <w:trPrChange w:id="394" w:author="Windows User" w:date="2019-09-27T16:30:00Z">
            <w:trPr>
              <w:wAfter w:w="13" w:type="dxa"/>
            </w:trPr>
          </w:trPrChange>
        </w:trPr>
        <w:tc>
          <w:tcPr>
            <w:tcW w:w="924" w:type="dxa"/>
            <w:tcBorders>
              <w:top w:val="nil"/>
              <w:bottom w:val="nil"/>
            </w:tcBorders>
            <w:tcPrChange w:id="395" w:author="Windows User" w:date="2019-09-27T16:30:00Z">
              <w:tcPr>
                <w:tcW w:w="927" w:type="dxa"/>
                <w:tcBorders>
                  <w:top w:val="nil"/>
                  <w:bottom w:val="nil"/>
                </w:tcBorders>
              </w:tcPr>
            </w:tcPrChange>
          </w:tcPr>
          <w:p w14:paraId="7B015FFB" w14:textId="77777777" w:rsidR="00110BF4" w:rsidRPr="003B37CD" w:rsidRDefault="00110BF4">
            <w:pPr>
              <w:ind w:firstLine="0"/>
              <w:jc w:val="left"/>
              <w:rPr>
                <w:ins w:id="396" w:author="Windows User" w:date="2019-09-27T16:26:00Z"/>
              </w:rPr>
            </w:pPr>
            <w:ins w:id="397" w:author="Windows User" w:date="2019-09-27T16:27:00Z">
              <w:r>
                <w:t>pp</w:t>
              </w:r>
            </w:ins>
            <w:ins w:id="398" w:author="Windows User" w:date="2019-09-27T16:28:00Z">
              <w:r>
                <w:t>2</w:t>
              </w:r>
            </w:ins>
          </w:p>
        </w:tc>
        <w:tc>
          <w:tcPr>
            <w:tcW w:w="827" w:type="dxa"/>
            <w:tcBorders>
              <w:top w:val="nil"/>
              <w:bottom w:val="nil"/>
            </w:tcBorders>
            <w:tcPrChange w:id="399"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400" w:author="Windows User" w:date="2019-09-27T16:26:00Z"/>
              </w:rPr>
            </w:pPr>
            <w:ins w:id="401" w:author="Windows User" w:date="2019-09-27T16:28:00Z">
              <w:r>
                <w:t>464</w:t>
              </w:r>
            </w:ins>
          </w:p>
        </w:tc>
        <w:tc>
          <w:tcPr>
            <w:tcW w:w="727" w:type="dxa"/>
            <w:tcBorders>
              <w:top w:val="nil"/>
              <w:bottom w:val="nil"/>
            </w:tcBorders>
            <w:tcPrChange w:id="402"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403" w:author="Windows User" w:date="2019-09-27T16:26:00Z"/>
              </w:rPr>
            </w:pPr>
            <w:ins w:id="404" w:author="Windows User" w:date="2019-09-27T16:28:00Z">
              <w:r>
                <w:t>322</w:t>
              </w:r>
            </w:ins>
          </w:p>
        </w:tc>
        <w:tc>
          <w:tcPr>
            <w:tcW w:w="753" w:type="dxa"/>
            <w:tcBorders>
              <w:top w:val="nil"/>
              <w:bottom w:val="nil"/>
            </w:tcBorders>
            <w:tcPrChange w:id="405"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406" w:author="Windows User" w:date="2019-09-27T16:26:00Z"/>
              </w:rPr>
            </w:pPr>
            <w:ins w:id="407" w:author="Windows User" w:date="2019-09-27T16:29:00Z">
              <w:r>
                <w:t>89</w:t>
              </w:r>
            </w:ins>
          </w:p>
        </w:tc>
        <w:tc>
          <w:tcPr>
            <w:tcW w:w="572" w:type="dxa"/>
            <w:tcBorders>
              <w:top w:val="nil"/>
              <w:bottom w:val="nil"/>
              <w:right w:val="single" w:sz="4" w:space="0" w:color="auto"/>
            </w:tcBorders>
            <w:tcPrChange w:id="408"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409" w:author="Windows User" w:date="2019-09-27T16:27:00Z"/>
              </w:rPr>
            </w:pPr>
            <w:ins w:id="410" w:author="Windows User" w:date="2019-09-27T16:29:00Z">
              <w:r>
                <w:t>-</w:t>
              </w:r>
            </w:ins>
          </w:p>
        </w:tc>
        <w:tc>
          <w:tcPr>
            <w:tcW w:w="828" w:type="dxa"/>
            <w:tcBorders>
              <w:top w:val="nil"/>
              <w:left w:val="single" w:sz="4" w:space="0" w:color="auto"/>
              <w:bottom w:val="nil"/>
            </w:tcBorders>
            <w:tcPrChange w:id="411"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412" w:author="Windows User" w:date="2019-09-27T16:26:00Z"/>
              </w:rPr>
            </w:pPr>
            <w:ins w:id="413" w:author="Windows User" w:date="2019-09-27T16:29:00Z">
              <w:r>
                <w:t>875</w:t>
              </w:r>
            </w:ins>
          </w:p>
        </w:tc>
      </w:tr>
      <w:tr w:rsidR="00444DAE" w:rsidRPr="003B37CD" w14:paraId="6C1AA8ED" w14:textId="77777777" w:rsidTr="00444DAE">
        <w:trPr>
          <w:ins w:id="414" w:author="Windows User" w:date="2019-09-27T16:26:00Z"/>
          <w:trPrChange w:id="415" w:author="Windows User" w:date="2019-09-27T16:30:00Z">
            <w:trPr>
              <w:wAfter w:w="13" w:type="dxa"/>
            </w:trPr>
          </w:trPrChange>
        </w:trPr>
        <w:tc>
          <w:tcPr>
            <w:tcW w:w="924" w:type="dxa"/>
            <w:tcBorders>
              <w:top w:val="nil"/>
              <w:bottom w:val="nil"/>
            </w:tcBorders>
            <w:tcPrChange w:id="416" w:author="Windows User" w:date="2019-09-27T16:30:00Z">
              <w:tcPr>
                <w:tcW w:w="927" w:type="dxa"/>
                <w:tcBorders>
                  <w:top w:val="nil"/>
                  <w:bottom w:val="nil"/>
                </w:tcBorders>
              </w:tcPr>
            </w:tcPrChange>
          </w:tcPr>
          <w:p w14:paraId="263FEAE2" w14:textId="77777777" w:rsidR="00110BF4" w:rsidRPr="003B37CD" w:rsidRDefault="00110BF4">
            <w:pPr>
              <w:ind w:firstLine="0"/>
              <w:jc w:val="left"/>
              <w:rPr>
                <w:ins w:id="417" w:author="Windows User" w:date="2019-09-27T16:26:00Z"/>
              </w:rPr>
            </w:pPr>
            <w:ins w:id="418" w:author="Windows User" w:date="2019-09-27T16:27:00Z">
              <w:r>
                <w:t>pp</w:t>
              </w:r>
            </w:ins>
            <w:ins w:id="419" w:author="Windows User" w:date="2019-09-27T16:28:00Z">
              <w:r>
                <w:t>3</w:t>
              </w:r>
            </w:ins>
          </w:p>
        </w:tc>
        <w:tc>
          <w:tcPr>
            <w:tcW w:w="827" w:type="dxa"/>
            <w:tcBorders>
              <w:top w:val="nil"/>
              <w:bottom w:val="nil"/>
            </w:tcBorders>
            <w:tcPrChange w:id="420"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421" w:author="Windows User" w:date="2019-09-27T16:26:00Z"/>
              </w:rPr>
            </w:pPr>
            <w:ins w:id="422" w:author="Windows User" w:date="2019-09-27T16:28:00Z">
              <w:r>
                <w:t>210</w:t>
              </w:r>
            </w:ins>
          </w:p>
        </w:tc>
        <w:tc>
          <w:tcPr>
            <w:tcW w:w="727" w:type="dxa"/>
            <w:tcBorders>
              <w:top w:val="nil"/>
              <w:bottom w:val="nil"/>
            </w:tcBorders>
            <w:tcPrChange w:id="423"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424" w:author="Windows User" w:date="2019-09-27T16:26:00Z"/>
              </w:rPr>
            </w:pPr>
            <w:ins w:id="425" w:author="Windows User" w:date="2019-09-27T16:26:00Z">
              <w:r>
                <w:t>98</w:t>
              </w:r>
            </w:ins>
          </w:p>
        </w:tc>
        <w:tc>
          <w:tcPr>
            <w:tcW w:w="753" w:type="dxa"/>
            <w:tcBorders>
              <w:top w:val="nil"/>
              <w:bottom w:val="nil"/>
            </w:tcBorders>
            <w:tcPrChange w:id="426"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427" w:author="Windows User" w:date="2019-09-27T16:26:00Z"/>
              </w:rPr>
            </w:pPr>
            <w:ins w:id="428" w:author="Windows User" w:date="2019-09-27T16:29:00Z">
              <w:r>
                <w:t>-</w:t>
              </w:r>
            </w:ins>
          </w:p>
        </w:tc>
        <w:tc>
          <w:tcPr>
            <w:tcW w:w="572" w:type="dxa"/>
            <w:tcBorders>
              <w:top w:val="nil"/>
              <w:bottom w:val="nil"/>
              <w:right w:val="single" w:sz="4" w:space="0" w:color="auto"/>
            </w:tcBorders>
            <w:tcPrChange w:id="429"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430" w:author="Windows User" w:date="2019-09-27T16:27:00Z"/>
              </w:rPr>
            </w:pPr>
            <w:ins w:id="431" w:author="Windows User" w:date="2019-09-27T16:29:00Z">
              <w:r>
                <w:t>227</w:t>
              </w:r>
            </w:ins>
          </w:p>
        </w:tc>
        <w:tc>
          <w:tcPr>
            <w:tcW w:w="828" w:type="dxa"/>
            <w:tcBorders>
              <w:top w:val="nil"/>
              <w:left w:val="single" w:sz="4" w:space="0" w:color="auto"/>
              <w:bottom w:val="nil"/>
            </w:tcBorders>
            <w:tcPrChange w:id="432"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433" w:author="Windows User" w:date="2019-09-27T16:26:00Z"/>
              </w:rPr>
            </w:pPr>
            <w:ins w:id="434" w:author="Windows User" w:date="2019-09-27T16:29:00Z">
              <w:r>
                <w:t>535</w:t>
              </w:r>
            </w:ins>
          </w:p>
        </w:tc>
      </w:tr>
      <w:tr w:rsidR="00444DAE" w:rsidRPr="003B37CD" w14:paraId="185D535D" w14:textId="77777777" w:rsidTr="00444DAE">
        <w:trPr>
          <w:trHeight w:val="80"/>
          <w:ins w:id="435" w:author="Windows User" w:date="2019-09-27T16:26:00Z"/>
          <w:trPrChange w:id="436" w:author="Windows User" w:date="2019-09-27T16:31:00Z">
            <w:trPr>
              <w:wAfter w:w="13" w:type="dxa"/>
            </w:trPr>
          </w:trPrChange>
        </w:trPr>
        <w:tc>
          <w:tcPr>
            <w:tcW w:w="924" w:type="dxa"/>
            <w:tcBorders>
              <w:top w:val="nil"/>
              <w:bottom w:val="single" w:sz="4" w:space="0" w:color="auto"/>
            </w:tcBorders>
            <w:tcPrChange w:id="437" w:author="Windows User" w:date="2019-09-27T16:31:00Z">
              <w:tcPr>
                <w:tcW w:w="927" w:type="dxa"/>
                <w:tcBorders>
                  <w:top w:val="nil"/>
                  <w:bottom w:val="nil"/>
                </w:tcBorders>
              </w:tcPr>
            </w:tcPrChange>
          </w:tcPr>
          <w:p w14:paraId="55CF6F87" w14:textId="77777777" w:rsidR="00110BF4" w:rsidRPr="003B37CD" w:rsidRDefault="00110BF4">
            <w:pPr>
              <w:ind w:firstLine="0"/>
              <w:jc w:val="left"/>
              <w:rPr>
                <w:ins w:id="438" w:author="Windows User" w:date="2019-09-27T16:26:00Z"/>
              </w:rPr>
            </w:pPr>
            <w:ins w:id="439" w:author="Windows User" w:date="2019-09-27T16:28:00Z">
              <w:r>
                <w:t>pp4</w:t>
              </w:r>
            </w:ins>
          </w:p>
        </w:tc>
        <w:tc>
          <w:tcPr>
            <w:tcW w:w="827" w:type="dxa"/>
            <w:tcBorders>
              <w:top w:val="nil"/>
              <w:bottom w:val="single" w:sz="4" w:space="0" w:color="auto"/>
            </w:tcBorders>
            <w:tcPrChange w:id="440"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441" w:author="Windows User" w:date="2019-09-27T16:26:00Z"/>
              </w:rPr>
            </w:pPr>
            <w:ins w:id="442" w:author="Windows User" w:date="2019-09-27T16:28:00Z">
              <w:r>
                <w:t>528</w:t>
              </w:r>
            </w:ins>
          </w:p>
        </w:tc>
        <w:tc>
          <w:tcPr>
            <w:tcW w:w="727" w:type="dxa"/>
            <w:tcBorders>
              <w:top w:val="nil"/>
              <w:bottom w:val="single" w:sz="4" w:space="0" w:color="auto"/>
            </w:tcBorders>
            <w:tcPrChange w:id="443"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444" w:author="Windows User" w:date="2019-09-27T16:26:00Z"/>
              </w:rPr>
            </w:pPr>
            <w:ins w:id="445" w:author="Windows User" w:date="2019-09-27T16:26:00Z">
              <w:r>
                <w:t>153</w:t>
              </w:r>
            </w:ins>
          </w:p>
        </w:tc>
        <w:tc>
          <w:tcPr>
            <w:tcW w:w="753" w:type="dxa"/>
            <w:tcBorders>
              <w:top w:val="nil"/>
              <w:bottom w:val="single" w:sz="4" w:space="0" w:color="auto"/>
            </w:tcBorders>
            <w:tcPrChange w:id="446"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447" w:author="Windows User" w:date="2019-09-27T16:26:00Z"/>
              </w:rPr>
            </w:pPr>
            <w:ins w:id="448" w:author="Windows User" w:date="2019-09-27T16:29:00Z">
              <w:r>
                <w:t>7</w:t>
              </w:r>
            </w:ins>
          </w:p>
        </w:tc>
        <w:tc>
          <w:tcPr>
            <w:tcW w:w="572" w:type="dxa"/>
            <w:tcBorders>
              <w:top w:val="nil"/>
              <w:bottom w:val="single" w:sz="4" w:space="0" w:color="auto"/>
              <w:right w:val="single" w:sz="4" w:space="0" w:color="auto"/>
            </w:tcBorders>
            <w:tcPrChange w:id="449"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450" w:author="Windows User" w:date="2019-09-27T16:27:00Z"/>
              </w:rPr>
            </w:pPr>
            <w:ins w:id="451" w:author="Windows User" w:date="2019-09-27T16:29:00Z">
              <w:r>
                <w:t>-</w:t>
              </w:r>
            </w:ins>
          </w:p>
        </w:tc>
        <w:tc>
          <w:tcPr>
            <w:tcW w:w="828" w:type="dxa"/>
            <w:tcBorders>
              <w:top w:val="nil"/>
              <w:left w:val="single" w:sz="4" w:space="0" w:color="auto"/>
              <w:bottom w:val="single" w:sz="4" w:space="0" w:color="auto"/>
            </w:tcBorders>
            <w:tcPrChange w:id="452"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453" w:author="Windows User" w:date="2019-09-27T16:26:00Z"/>
              </w:rPr>
            </w:pPr>
            <w:ins w:id="454" w:author="Windows User" w:date="2019-09-27T16:29:00Z">
              <w:r>
                <w:t>688</w:t>
              </w:r>
            </w:ins>
          </w:p>
        </w:tc>
      </w:tr>
      <w:tr w:rsidR="00444DAE" w:rsidRPr="003B37CD" w14:paraId="64CCC574" w14:textId="77777777" w:rsidTr="00444DAE">
        <w:trPr>
          <w:ins w:id="455" w:author="Windows User" w:date="2019-09-27T16:26:00Z"/>
          <w:trPrChange w:id="456" w:author="Windows User" w:date="2019-09-27T16:31:00Z">
            <w:trPr>
              <w:wAfter w:w="13" w:type="dxa"/>
            </w:trPr>
          </w:trPrChange>
        </w:trPr>
        <w:tc>
          <w:tcPr>
            <w:tcW w:w="924" w:type="dxa"/>
            <w:tcBorders>
              <w:top w:val="single" w:sz="4" w:space="0" w:color="auto"/>
              <w:bottom w:val="single" w:sz="12" w:space="0" w:color="000000"/>
            </w:tcBorders>
            <w:tcPrChange w:id="457" w:author="Windows User" w:date="2019-09-27T16:31:00Z">
              <w:tcPr>
                <w:tcW w:w="927" w:type="dxa"/>
                <w:tcBorders>
                  <w:top w:val="nil"/>
                  <w:bottom w:val="single" w:sz="12" w:space="0" w:color="000000"/>
                </w:tcBorders>
              </w:tcPr>
            </w:tcPrChange>
          </w:tcPr>
          <w:p w14:paraId="4F53D068" w14:textId="77777777" w:rsidR="00110BF4" w:rsidRPr="003B37CD" w:rsidRDefault="00444DAE">
            <w:pPr>
              <w:ind w:firstLine="0"/>
              <w:jc w:val="left"/>
              <w:rPr>
                <w:ins w:id="458" w:author="Windows User" w:date="2019-09-27T16:26:00Z"/>
              </w:rPr>
            </w:pPr>
            <w:ins w:id="459" w:author="Windows User" w:date="2019-09-27T16:26:00Z">
              <w:r>
                <w:t>Total</w:t>
              </w:r>
            </w:ins>
          </w:p>
        </w:tc>
        <w:tc>
          <w:tcPr>
            <w:tcW w:w="827" w:type="dxa"/>
            <w:tcBorders>
              <w:top w:val="single" w:sz="4" w:space="0" w:color="auto"/>
              <w:bottom w:val="single" w:sz="12" w:space="0" w:color="000000"/>
            </w:tcBorders>
            <w:tcPrChange w:id="460"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461" w:author="Windows User" w:date="2019-09-27T16:26:00Z"/>
              </w:rPr>
            </w:pPr>
            <w:ins w:id="462" w:author="Windows User" w:date="2019-09-27T16:30:00Z">
              <w:r>
                <w:t>1805</w:t>
              </w:r>
            </w:ins>
          </w:p>
        </w:tc>
        <w:tc>
          <w:tcPr>
            <w:tcW w:w="727" w:type="dxa"/>
            <w:tcBorders>
              <w:top w:val="single" w:sz="4" w:space="0" w:color="auto"/>
              <w:bottom w:val="single" w:sz="12" w:space="0" w:color="000000"/>
            </w:tcBorders>
            <w:tcPrChange w:id="463"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464" w:author="Windows User" w:date="2019-09-27T16:26:00Z"/>
              </w:rPr>
            </w:pPr>
            <w:ins w:id="465" w:author="Windows User" w:date="2019-09-27T16:30:00Z">
              <w:r>
                <w:t>797</w:t>
              </w:r>
            </w:ins>
          </w:p>
        </w:tc>
        <w:tc>
          <w:tcPr>
            <w:tcW w:w="753" w:type="dxa"/>
            <w:tcBorders>
              <w:top w:val="single" w:sz="4" w:space="0" w:color="auto"/>
              <w:bottom w:val="single" w:sz="12" w:space="0" w:color="000000"/>
            </w:tcBorders>
            <w:tcPrChange w:id="466"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467" w:author="Windows User" w:date="2019-09-27T16:26:00Z"/>
              </w:rPr>
            </w:pPr>
            <w:ins w:id="468" w:author="Windows User" w:date="2019-09-27T16:30:00Z">
              <w:r>
                <w:t>116</w:t>
              </w:r>
            </w:ins>
          </w:p>
        </w:tc>
        <w:tc>
          <w:tcPr>
            <w:tcW w:w="572" w:type="dxa"/>
            <w:tcBorders>
              <w:top w:val="single" w:sz="4" w:space="0" w:color="auto"/>
              <w:bottom w:val="single" w:sz="12" w:space="0" w:color="000000"/>
              <w:right w:val="single" w:sz="4" w:space="0" w:color="auto"/>
            </w:tcBorders>
            <w:tcPrChange w:id="469"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470" w:author="Windows User" w:date="2019-09-27T16:27:00Z"/>
              </w:rPr>
            </w:pPr>
            <w:ins w:id="471" w:author="Windows User" w:date="2019-09-27T16:29:00Z">
              <w:r>
                <w:t>227</w:t>
              </w:r>
            </w:ins>
          </w:p>
        </w:tc>
        <w:tc>
          <w:tcPr>
            <w:tcW w:w="828" w:type="dxa"/>
            <w:tcBorders>
              <w:top w:val="single" w:sz="4" w:space="0" w:color="auto"/>
              <w:left w:val="single" w:sz="4" w:space="0" w:color="auto"/>
              <w:bottom w:val="single" w:sz="12" w:space="0" w:color="000000"/>
            </w:tcBorders>
            <w:tcPrChange w:id="472"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473" w:author="Windows User" w:date="2019-09-27T16:26:00Z"/>
              </w:rPr>
            </w:pPr>
            <w:ins w:id="474" w:author="Windows User" w:date="2019-09-27T16:29:00Z">
              <w:r>
                <w:t>2945</w:t>
              </w:r>
            </w:ins>
          </w:p>
        </w:tc>
      </w:tr>
    </w:tbl>
    <w:p w14:paraId="1EBFD599" w14:textId="77777777" w:rsidR="00110BF4" w:rsidRDefault="00110BF4" w:rsidP="000B55D5">
      <w:pPr>
        <w:pStyle w:val="IACSubheading"/>
        <w:rPr>
          <w:ins w:id="475" w:author="Windows User" w:date="2019-09-27T16:32:00Z"/>
          <w:u w:val="none"/>
        </w:rPr>
      </w:pPr>
    </w:p>
    <w:p w14:paraId="40721BFC" w14:textId="35DE30C9" w:rsidR="00444DAE" w:rsidRDefault="009A18C2">
      <w:pPr>
        <w:pStyle w:val="IACSubheading"/>
        <w:jc w:val="both"/>
        <w:rPr>
          <w:ins w:id="476" w:author="Windows User" w:date="2019-09-28T00:09:00Z"/>
          <w:u w:val="none"/>
        </w:rPr>
        <w:pPrChange w:id="477" w:author="Windows User" w:date="2019-09-27T16:41:00Z">
          <w:pPr>
            <w:pStyle w:val="IACSubheading"/>
          </w:pPr>
        </w:pPrChange>
      </w:pPr>
      <w:ins w:id="478" w:author="Windows User" w:date="2019-09-27T16:44:00Z">
        <w:r>
          <w:rPr>
            <w:u w:val="none"/>
          </w:rPr>
          <w:t xml:space="preserve">One of the issues with the labelling process on field was that there was no information about the tree height. Moreover, trees were </w:t>
        </w:r>
        <w:proofErr w:type="spellStart"/>
        <w:r>
          <w:rPr>
            <w:u w:val="none"/>
          </w:rPr>
          <w:t>labeled</w:t>
        </w:r>
        <w:proofErr w:type="spellEnd"/>
        <w:r>
          <w:rPr>
            <w:u w:val="none"/>
          </w:rPr>
          <w:t xml:space="preserve"> regardless their </w:t>
        </w:r>
      </w:ins>
      <w:ins w:id="479" w:author="Windows User" w:date="2019-09-27T16:46:00Z">
        <w:r>
          <w:rPr>
            <w:u w:val="none"/>
          </w:rPr>
          <w:t>visibility</w:t>
        </w:r>
      </w:ins>
      <w:ins w:id="480" w:author="Windows User" w:date="2019-09-27T16:44:00Z">
        <w:r>
          <w:rPr>
            <w:u w:val="none"/>
          </w:rPr>
          <w:t xml:space="preserve"> </w:t>
        </w:r>
      </w:ins>
      <w:ins w:id="481" w:author="Windows User" w:date="2019-09-27T16:46:00Z">
        <w:r>
          <w:rPr>
            <w:u w:val="none"/>
          </w:rPr>
          <w:t>from above.</w:t>
        </w:r>
      </w:ins>
      <w:ins w:id="482" w:author="Windows User" w:date="2019-09-27T16:47:00Z">
        <w:r>
          <w:rPr>
            <w:u w:val="none"/>
          </w:rPr>
          <w:t xml:space="preserve"> For this reason, </w:t>
        </w:r>
      </w:ins>
      <w:ins w:id="483" w:author="Windows User" w:date="2019-09-27T16:32:00Z">
        <w:r w:rsidR="00992EBF">
          <w:rPr>
            <w:u w:val="none"/>
          </w:rPr>
          <w:t>non-visible trees from remote optical sensors</w:t>
        </w:r>
      </w:ins>
      <w:ins w:id="484" w:author="Windows User" w:date="2019-09-27T17:29:00Z">
        <w:r w:rsidR="00992EBF">
          <w:rPr>
            <w:u w:val="none"/>
          </w:rPr>
          <w:t xml:space="preserve"> were filtered out. </w:t>
        </w:r>
      </w:ins>
      <w:ins w:id="485" w:author="Windows User" w:date="2019-09-27T17:30:00Z">
        <w:r w:rsidR="00992EBF">
          <w:rPr>
            <w:u w:val="none"/>
          </w:rPr>
          <w:t>H</w:t>
        </w:r>
      </w:ins>
      <w:ins w:id="486" w:author="Windows User" w:date="2019-09-27T16:32:00Z">
        <w:r w:rsidR="00444DAE" w:rsidRPr="00444DAE">
          <w:rPr>
            <w:u w:val="none"/>
          </w:rPr>
          <w:t xml:space="preserve">eights of the </w:t>
        </w:r>
        <w:proofErr w:type="spellStart"/>
        <w:r w:rsidR="00444DAE" w:rsidRPr="00444DAE">
          <w:rPr>
            <w:u w:val="none"/>
          </w:rPr>
          <w:t>labeled</w:t>
        </w:r>
      </w:ins>
      <w:proofErr w:type="spellEnd"/>
      <w:ins w:id="487" w:author="Windows User" w:date="2019-09-27T16:41:00Z">
        <w:r>
          <w:rPr>
            <w:u w:val="none"/>
          </w:rPr>
          <w:t xml:space="preserve"> </w:t>
        </w:r>
      </w:ins>
      <w:ins w:id="488" w:author="Windows User" w:date="2019-09-27T16:32:00Z">
        <w:r>
          <w:rPr>
            <w:u w:val="none"/>
          </w:rPr>
          <w:t xml:space="preserve">trees were estimated </w:t>
        </w:r>
      </w:ins>
      <w:ins w:id="489" w:author="Windows User" w:date="2019-09-30T00:02:00Z">
        <w:r w:rsidR="003D4208" w:rsidRPr="00444DAE">
          <w:rPr>
            <w:u w:val="none"/>
          </w:rPr>
          <w:t xml:space="preserve">using regression models based on DBH values and </w:t>
        </w:r>
      </w:ins>
      <w:ins w:id="490" w:author="Windows User" w:date="2019-09-30T00:03:00Z">
        <w:r w:rsidR="003D4208" w:rsidRPr="00444DAE">
          <w:rPr>
            <w:u w:val="none"/>
          </w:rPr>
          <w:t>heights information for some of the</w:t>
        </w:r>
      </w:ins>
      <w:ins w:id="491" w:author="Windows User" w:date="2019-09-27T16:41:00Z">
        <w:r>
          <w:rPr>
            <w:u w:val="none"/>
          </w:rPr>
          <w:t xml:space="preserve"> </w:t>
        </w:r>
      </w:ins>
      <w:ins w:id="492" w:author="Windows User" w:date="2019-09-27T16:32:00Z">
        <w:r w:rsidR="00444DAE" w:rsidRPr="00444DAE">
          <w:rPr>
            <w:u w:val="none"/>
          </w:rPr>
          <w:t>model trees in the test polygons.  Locations of remaining trees were adjusted visually in QGIS software using</w:t>
        </w:r>
      </w:ins>
      <w:ins w:id="493" w:author="Windows User" w:date="2019-09-27T16:41:00Z">
        <w:r>
          <w:rPr>
            <w:u w:val="none"/>
          </w:rPr>
          <w:t xml:space="preserve"> </w:t>
        </w:r>
      </w:ins>
      <w:ins w:id="494" w:author="Windows User" w:date="2019-09-27T16:32:00Z">
        <w:r w:rsidR="00444DAE" w:rsidRPr="00444DAE">
          <w:rPr>
            <w:u w:val="none"/>
          </w:rPr>
          <w:t>CHM rasters and true</w:t>
        </w:r>
        <w:r w:rsidR="00444DAE" w:rsidRPr="00014E37">
          <w:rPr>
            <w:u w:val="none"/>
            <w:lang w:val="en-US"/>
            <w:rPrChange w:id="495"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496" w:author="Windows User" w:date="2019-09-27T16:53:00Z">
        <w:r w:rsidR="00014E37">
          <w:rPr>
            <w:u w:val="none"/>
          </w:rPr>
          <w:t xml:space="preserve"> </w:t>
        </w:r>
      </w:ins>
      <w:ins w:id="497"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pPr>
        <w:pStyle w:val="IACSubheading"/>
        <w:jc w:val="both"/>
        <w:rPr>
          <w:ins w:id="498" w:author="Windows User" w:date="2019-09-28T00:09:00Z"/>
          <w:u w:val="none"/>
        </w:rPr>
        <w:pPrChange w:id="499" w:author="Windows User" w:date="2019-09-27T16:41:00Z">
          <w:pPr>
            <w:pStyle w:val="IACSubheading"/>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3B37CD" w14:paraId="6C47682E" w14:textId="77777777" w:rsidTr="009227A0">
        <w:trPr>
          <w:ins w:id="500" w:author="Windows User" w:date="2019-09-28T00:09:00Z"/>
        </w:trPr>
        <w:tc>
          <w:tcPr>
            <w:tcW w:w="924" w:type="dxa"/>
            <w:tcBorders>
              <w:top w:val="single" w:sz="12" w:space="0" w:color="000000"/>
              <w:bottom w:val="single" w:sz="4" w:space="0" w:color="000000"/>
            </w:tcBorders>
          </w:tcPr>
          <w:p w14:paraId="7A395BD1" w14:textId="77777777" w:rsidR="00DB66DB" w:rsidRPr="003B37CD" w:rsidRDefault="00DB66DB" w:rsidP="009227A0">
            <w:pPr>
              <w:ind w:firstLine="0"/>
              <w:jc w:val="left"/>
              <w:rPr>
                <w:ins w:id="501" w:author="Windows User" w:date="2019-09-28T00:09:00Z"/>
              </w:rPr>
            </w:pPr>
            <w:ins w:id="502" w:author="Windows User" w:date="2019-09-28T00:09:00Z">
              <w:r>
                <w:t>Polygon</w:t>
              </w:r>
            </w:ins>
          </w:p>
        </w:tc>
        <w:tc>
          <w:tcPr>
            <w:tcW w:w="827" w:type="dxa"/>
            <w:tcBorders>
              <w:top w:val="single" w:sz="12" w:space="0" w:color="000000"/>
              <w:bottom w:val="single" w:sz="4" w:space="0" w:color="000000"/>
            </w:tcBorders>
          </w:tcPr>
          <w:p w14:paraId="05846421" w14:textId="77777777" w:rsidR="00DB66DB" w:rsidRPr="003B37CD" w:rsidRDefault="00DB66DB" w:rsidP="009227A0">
            <w:pPr>
              <w:ind w:firstLine="0"/>
              <w:jc w:val="left"/>
              <w:rPr>
                <w:ins w:id="503" w:author="Windows User" w:date="2019-09-28T00:09:00Z"/>
              </w:rPr>
            </w:pPr>
            <w:ins w:id="504" w:author="Windows User" w:date="2019-09-28T00:09:00Z">
              <w:r>
                <w:t>Spruce</w:t>
              </w:r>
            </w:ins>
          </w:p>
        </w:tc>
        <w:tc>
          <w:tcPr>
            <w:tcW w:w="727" w:type="dxa"/>
            <w:tcBorders>
              <w:top w:val="single" w:sz="12" w:space="0" w:color="000000"/>
              <w:bottom w:val="single" w:sz="4" w:space="0" w:color="000000"/>
            </w:tcBorders>
          </w:tcPr>
          <w:p w14:paraId="4301FB90" w14:textId="77777777" w:rsidR="00DB66DB" w:rsidRPr="003B37CD" w:rsidRDefault="00DB66DB" w:rsidP="009227A0">
            <w:pPr>
              <w:ind w:firstLine="0"/>
              <w:jc w:val="left"/>
              <w:rPr>
                <w:ins w:id="505" w:author="Windows User" w:date="2019-09-28T00:09:00Z"/>
              </w:rPr>
            </w:pPr>
            <w:ins w:id="506" w:author="Windows User" w:date="2019-09-28T00:09:00Z">
              <w:r>
                <w:t>Birch</w:t>
              </w:r>
            </w:ins>
          </w:p>
        </w:tc>
        <w:tc>
          <w:tcPr>
            <w:tcW w:w="753" w:type="dxa"/>
            <w:tcBorders>
              <w:top w:val="single" w:sz="12" w:space="0" w:color="000000"/>
              <w:bottom w:val="single" w:sz="4" w:space="0" w:color="000000"/>
            </w:tcBorders>
          </w:tcPr>
          <w:p w14:paraId="3E1C9848" w14:textId="77777777" w:rsidR="00DB66DB" w:rsidRPr="003B37CD" w:rsidRDefault="00DB66DB" w:rsidP="009227A0">
            <w:pPr>
              <w:ind w:firstLine="0"/>
              <w:jc w:val="left"/>
              <w:rPr>
                <w:ins w:id="507" w:author="Windows User" w:date="2019-09-28T00:09:00Z"/>
              </w:rPr>
            </w:pPr>
            <w:ins w:id="508" w:author="Windows User" w:date="2019-09-28T00:09:00Z">
              <w:r>
                <w:t>Fir</w:t>
              </w:r>
            </w:ins>
          </w:p>
        </w:tc>
        <w:tc>
          <w:tcPr>
            <w:tcW w:w="572" w:type="dxa"/>
            <w:tcBorders>
              <w:top w:val="single" w:sz="12" w:space="0" w:color="000000"/>
              <w:bottom w:val="single" w:sz="4" w:space="0" w:color="000000"/>
              <w:right w:val="single" w:sz="4" w:space="0" w:color="auto"/>
            </w:tcBorders>
          </w:tcPr>
          <w:p w14:paraId="6A0ADB3E" w14:textId="77777777" w:rsidR="00DB66DB" w:rsidRDefault="00DB66DB" w:rsidP="009227A0">
            <w:pPr>
              <w:ind w:firstLine="0"/>
              <w:jc w:val="left"/>
              <w:rPr>
                <w:ins w:id="509" w:author="Windows User" w:date="2019-09-28T00:09:00Z"/>
              </w:rPr>
            </w:pPr>
            <w:ins w:id="510" w:author="Windows User" w:date="2019-09-28T00:09:00Z">
              <w:r>
                <w:t>Pine</w:t>
              </w:r>
            </w:ins>
          </w:p>
        </w:tc>
        <w:tc>
          <w:tcPr>
            <w:tcW w:w="828" w:type="dxa"/>
            <w:tcBorders>
              <w:top w:val="single" w:sz="12" w:space="0" w:color="000000"/>
              <w:left w:val="single" w:sz="4" w:space="0" w:color="auto"/>
              <w:bottom w:val="single" w:sz="4" w:space="0" w:color="000000"/>
            </w:tcBorders>
          </w:tcPr>
          <w:p w14:paraId="3D89D89A" w14:textId="77777777" w:rsidR="00DB66DB" w:rsidRPr="003B37CD" w:rsidRDefault="00DB66DB" w:rsidP="009227A0">
            <w:pPr>
              <w:ind w:firstLine="0"/>
              <w:jc w:val="left"/>
              <w:rPr>
                <w:ins w:id="511" w:author="Windows User" w:date="2019-09-28T00:09:00Z"/>
              </w:rPr>
            </w:pPr>
            <w:ins w:id="512" w:author="Windows User" w:date="2019-09-28T00:09:00Z">
              <w:r>
                <w:t>Total</w:t>
              </w:r>
            </w:ins>
          </w:p>
        </w:tc>
      </w:tr>
      <w:tr w:rsidR="00DB66DB" w:rsidRPr="003B37CD" w14:paraId="3ABD1B23" w14:textId="77777777" w:rsidTr="009227A0">
        <w:trPr>
          <w:ins w:id="513" w:author="Windows User" w:date="2019-09-28T00:09:00Z"/>
        </w:trPr>
        <w:tc>
          <w:tcPr>
            <w:tcW w:w="924" w:type="dxa"/>
            <w:tcBorders>
              <w:bottom w:val="nil"/>
            </w:tcBorders>
          </w:tcPr>
          <w:p w14:paraId="0A749D8E" w14:textId="77777777" w:rsidR="00DB66DB" w:rsidRPr="003B37CD" w:rsidRDefault="00DB66DB" w:rsidP="009227A0">
            <w:pPr>
              <w:ind w:firstLine="0"/>
              <w:jc w:val="left"/>
              <w:rPr>
                <w:ins w:id="514" w:author="Windows User" w:date="2019-09-28T00:09:00Z"/>
              </w:rPr>
            </w:pPr>
            <w:ins w:id="515" w:author="Windows User" w:date="2019-09-28T00:09:00Z">
              <w:r>
                <w:lastRenderedPageBreak/>
                <w:t>pp1</w:t>
              </w:r>
            </w:ins>
          </w:p>
        </w:tc>
        <w:tc>
          <w:tcPr>
            <w:tcW w:w="827" w:type="dxa"/>
            <w:tcBorders>
              <w:bottom w:val="nil"/>
            </w:tcBorders>
          </w:tcPr>
          <w:p w14:paraId="36CD1958" w14:textId="77777777" w:rsidR="00DB66DB" w:rsidRPr="003B37CD" w:rsidRDefault="006320C7" w:rsidP="009227A0">
            <w:pPr>
              <w:ind w:firstLine="0"/>
              <w:jc w:val="left"/>
              <w:rPr>
                <w:ins w:id="516" w:author="Windows User" w:date="2019-09-28T00:09:00Z"/>
              </w:rPr>
            </w:pPr>
            <w:ins w:id="517" w:author="Windows User" w:date="2019-09-28T00:26:00Z">
              <w:r>
                <w:t>-</w:t>
              </w:r>
            </w:ins>
          </w:p>
        </w:tc>
        <w:tc>
          <w:tcPr>
            <w:tcW w:w="727" w:type="dxa"/>
            <w:tcBorders>
              <w:bottom w:val="nil"/>
            </w:tcBorders>
          </w:tcPr>
          <w:p w14:paraId="755206C1" w14:textId="77777777" w:rsidR="00DB66DB" w:rsidRPr="003B37CD" w:rsidRDefault="006320C7" w:rsidP="009227A0">
            <w:pPr>
              <w:ind w:firstLine="0"/>
              <w:jc w:val="left"/>
              <w:rPr>
                <w:ins w:id="518" w:author="Windows User" w:date="2019-09-28T00:09:00Z"/>
              </w:rPr>
            </w:pPr>
            <w:ins w:id="519" w:author="Windows User" w:date="2019-09-28T00:26:00Z">
              <w:r>
                <w:t>-</w:t>
              </w:r>
            </w:ins>
          </w:p>
        </w:tc>
        <w:tc>
          <w:tcPr>
            <w:tcW w:w="753" w:type="dxa"/>
            <w:tcBorders>
              <w:bottom w:val="nil"/>
            </w:tcBorders>
          </w:tcPr>
          <w:p w14:paraId="66DA0662" w14:textId="77777777" w:rsidR="00DB66DB" w:rsidRPr="003B37CD" w:rsidRDefault="006320C7" w:rsidP="009227A0">
            <w:pPr>
              <w:ind w:firstLine="0"/>
              <w:jc w:val="left"/>
              <w:rPr>
                <w:ins w:id="520" w:author="Windows User" w:date="2019-09-28T00:09:00Z"/>
              </w:rPr>
            </w:pPr>
            <w:ins w:id="521" w:author="Windows User" w:date="2019-09-28T00:26:00Z">
              <w:r>
                <w:t>-</w:t>
              </w:r>
            </w:ins>
          </w:p>
        </w:tc>
        <w:tc>
          <w:tcPr>
            <w:tcW w:w="572" w:type="dxa"/>
            <w:tcBorders>
              <w:bottom w:val="nil"/>
              <w:right w:val="single" w:sz="4" w:space="0" w:color="auto"/>
            </w:tcBorders>
          </w:tcPr>
          <w:p w14:paraId="5533C992" w14:textId="77777777" w:rsidR="00DB66DB" w:rsidRPr="003B37CD" w:rsidRDefault="00DB66DB" w:rsidP="009227A0">
            <w:pPr>
              <w:ind w:firstLine="0"/>
              <w:jc w:val="left"/>
              <w:rPr>
                <w:ins w:id="522" w:author="Windows User" w:date="2019-09-28T00:09:00Z"/>
              </w:rPr>
            </w:pPr>
            <w:ins w:id="523" w:author="Windows User" w:date="2019-09-28T00:09:00Z">
              <w:r>
                <w:t>-</w:t>
              </w:r>
            </w:ins>
          </w:p>
        </w:tc>
        <w:tc>
          <w:tcPr>
            <w:tcW w:w="828" w:type="dxa"/>
            <w:tcBorders>
              <w:left w:val="single" w:sz="4" w:space="0" w:color="auto"/>
              <w:bottom w:val="nil"/>
            </w:tcBorders>
          </w:tcPr>
          <w:p w14:paraId="3EC8DC6D" w14:textId="77777777" w:rsidR="00DB66DB" w:rsidRPr="003B37CD" w:rsidRDefault="006320C7" w:rsidP="009227A0">
            <w:pPr>
              <w:ind w:firstLine="0"/>
              <w:jc w:val="left"/>
              <w:rPr>
                <w:ins w:id="524" w:author="Windows User" w:date="2019-09-28T00:09:00Z"/>
              </w:rPr>
            </w:pPr>
            <w:ins w:id="525" w:author="Windows User" w:date="2019-09-28T00:26:00Z">
              <w:r>
                <w:t>-</w:t>
              </w:r>
            </w:ins>
          </w:p>
        </w:tc>
      </w:tr>
      <w:tr w:rsidR="00DB66DB" w:rsidRPr="003B37CD" w14:paraId="21E3582F" w14:textId="77777777" w:rsidTr="009227A0">
        <w:trPr>
          <w:ins w:id="526" w:author="Windows User" w:date="2019-09-28T00:09:00Z"/>
        </w:trPr>
        <w:tc>
          <w:tcPr>
            <w:tcW w:w="924" w:type="dxa"/>
            <w:tcBorders>
              <w:top w:val="nil"/>
              <w:bottom w:val="nil"/>
            </w:tcBorders>
          </w:tcPr>
          <w:p w14:paraId="03C6E9E1" w14:textId="77777777" w:rsidR="00DB66DB" w:rsidRPr="003B37CD" w:rsidRDefault="00DB66DB" w:rsidP="009227A0">
            <w:pPr>
              <w:ind w:firstLine="0"/>
              <w:jc w:val="left"/>
              <w:rPr>
                <w:ins w:id="527" w:author="Windows User" w:date="2019-09-28T00:09:00Z"/>
              </w:rPr>
            </w:pPr>
            <w:ins w:id="528" w:author="Windows User" w:date="2019-09-28T00:09:00Z">
              <w:r>
                <w:t>pp2</w:t>
              </w:r>
            </w:ins>
          </w:p>
        </w:tc>
        <w:tc>
          <w:tcPr>
            <w:tcW w:w="827" w:type="dxa"/>
            <w:tcBorders>
              <w:top w:val="nil"/>
              <w:bottom w:val="nil"/>
            </w:tcBorders>
          </w:tcPr>
          <w:p w14:paraId="01072041" w14:textId="77777777" w:rsidR="00DB66DB" w:rsidRPr="003B37CD" w:rsidRDefault="006320C7" w:rsidP="009227A0">
            <w:pPr>
              <w:ind w:firstLine="0"/>
              <w:jc w:val="left"/>
              <w:rPr>
                <w:ins w:id="529" w:author="Windows User" w:date="2019-09-28T00:09:00Z"/>
              </w:rPr>
            </w:pPr>
            <w:ins w:id="530" w:author="Windows User" w:date="2019-09-28T00:27:00Z">
              <w:r>
                <w:t>424</w:t>
              </w:r>
            </w:ins>
          </w:p>
        </w:tc>
        <w:tc>
          <w:tcPr>
            <w:tcW w:w="727" w:type="dxa"/>
            <w:tcBorders>
              <w:top w:val="nil"/>
              <w:bottom w:val="nil"/>
            </w:tcBorders>
          </w:tcPr>
          <w:p w14:paraId="096D03FB" w14:textId="77777777" w:rsidR="00DB66DB" w:rsidRPr="003B37CD" w:rsidRDefault="006320C7" w:rsidP="009227A0">
            <w:pPr>
              <w:ind w:firstLine="0"/>
              <w:jc w:val="left"/>
              <w:rPr>
                <w:ins w:id="531" w:author="Windows User" w:date="2019-09-28T00:09:00Z"/>
              </w:rPr>
            </w:pPr>
            <w:ins w:id="532" w:author="Windows User" w:date="2019-09-28T00:27:00Z">
              <w:r>
                <w:t>181</w:t>
              </w:r>
            </w:ins>
          </w:p>
        </w:tc>
        <w:tc>
          <w:tcPr>
            <w:tcW w:w="753" w:type="dxa"/>
            <w:tcBorders>
              <w:top w:val="nil"/>
              <w:bottom w:val="nil"/>
            </w:tcBorders>
          </w:tcPr>
          <w:p w14:paraId="363E67A9" w14:textId="77777777" w:rsidR="00DB66DB" w:rsidRPr="003B37CD" w:rsidRDefault="006320C7" w:rsidP="009227A0">
            <w:pPr>
              <w:ind w:firstLine="0"/>
              <w:jc w:val="left"/>
              <w:rPr>
                <w:ins w:id="533" w:author="Windows User" w:date="2019-09-28T00:09:00Z"/>
              </w:rPr>
            </w:pPr>
            <w:ins w:id="534" w:author="Windows User" w:date="2019-09-28T00:27:00Z">
              <w:r>
                <w:t>41</w:t>
              </w:r>
            </w:ins>
          </w:p>
        </w:tc>
        <w:tc>
          <w:tcPr>
            <w:tcW w:w="572" w:type="dxa"/>
            <w:tcBorders>
              <w:top w:val="nil"/>
              <w:bottom w:val="nil"/>
              <w:right w:val="single" w:sz="4" w:space="0" w:color="auto"/>
            </w:tcBorders>
          </w:tcPr>
          <w:p w14:paraId="131B9B92" w14:textId="77777777" w:rsidR="00DB66DB" w:rsidRPr="003B37CD" w:rsidRDefault="00DB66DB" w:rsidP="009227A0">
            <w:pPr>
              <w:ind w:firstLine="0"/>
              <w:jc w:val="left"/>
              <w:rPr>
                <w:ins w:id="535" w:author="Windows User" w:date="2019-09-28T00:09:00Z"/>
              </w:rPr>
            </w:pPr>
            <w:ins w:id="536" w:author="Windows User" w:date="2019-09-28T00:09:00Z">
              <w:r>
                <w:t>-</w:t>
              </w:r>
            </w:ins>
          </w:p>
        </w:tc>
        <w:tc>
          <w:tcPr>
            <w:tcW w:w="828" w:type="dxa"/>
            <w:tcBorders>
              <w:top w:val="nil"/>
              <w:left w:val="single" w:sz="4" w:space="0" w:color="auto"/>
              <w:bottom w:val="nil"/>
            </w:tcBorders>
          </w:tcPr>
          <w:p w14:paraId="252BF1AE" w14:textId="77777777" w:rsidR="00DB66DB" w:rsidRPr="003B37CD" w:rsidRDefault="006320C7" w:rsidP="009227A0">
            <w:pPr>
              <w:ind w:firstLine="0"/>
              <w:jc w:val="left"/>
              <w:rPr>
                <w:ins w:id="537" w:author="Windows User" w:date="2019-09-28T00:09:00Z"/>
              </w:rPr>
            </w:pPr>
            <w:ins w:id="538" w:author="Windows User" w:date="2019-09-28T00:29:00Z">
              <w:r>
                <w:t>471</w:t>
              </w:r>
            </w:ins>
          </w:p>
        </w:tc>
      </w:tr>
      <w:tr w:rsidR="00DB66DB" w:rsidRPr="003B37CD" w14:paraId="6815E23A" w14:textId="77777777" w:rsidTr="009227A0">
        <w:trPr>
          <w:ins w:id="539" w:author="Windows User" w:date="2019-09-28T00:09:00Z"/>
        </w:trPr>
        <w:tc>
          <w:tcPr>
            <w:tcW w:w="924" w:type="dxa"/>
            <w:tcBorders>
              <w:top w:val="nil"/>
              <w:bottom w:val="nil"/>
            </w:tcBorders>
          </w:tcPr>
          <w:p w14:paraId="29BAD0DA" w14:textId="77777777" w:rsidR="00DB66DB" w:rsidRPr="003B37CD" w:rsidRDefault="00DB66DB" w:rsidP="009227A0">
            <w:pPr>
              <w:ind w:firstLine="0"/>
              <w:jc w:val="left"/>
              <w:rPr>
                <w:ins w:id="540" w:author="Windows User" w:date="2019-09-28T00:09:00Z"/>
              </w:rPr>
            </w:pPr>
            <w:ins w:id="541" w:author="Windows User" w:date="2019-09-28T00:09:00Z">
              <w:r>
                <w:t>pp3</w:t>
              </w:r>
            </w:ins>
          </w:p>
        </w:tc>
        <w:tc>
          <w:tcPr>
            <w:tcW w:w="827" w:type="dxa"/>
            <w:tcBorders>
              <w:top w:val="nil"/>
              <w:bottom w:val="nil"/>
            </w:tcBorders>
          </w:tcPr>
          <w:p w14:paraId="7EEB037F" w14:textId="77777777" w:rsidR="00DB66DB" w:rsidRPr="003B37CD" w:rsidRDefault="006320C7" w:rsidP="009227A0">
            <w:pPr>
              <w:ind w:firstLine="0"/>
              <w:jc w:val="left"/>
              <w:rPr>
                <w:ins w:id="542" w:author="Windows User" w:date="2019-09-28T00:09:00Z"/>
              </w:rPr>
            </w:pPr>
            <w:ins w:id="543" w:author="Windows User" w:date="2019-09-28T00:27:00Z">
              <w:r>
                <w:t>66</w:t>
              </w:r>
            </w:ins>
          </w:p>
        </w:tc>
        <w:tc>
          <w:tcPr>
            <w:tcW w:w="727" w:type="dxa"/>
            <w:tcBorders>
              <w:top w:val="nil"/>
              <w:bottom w:val="nil"/>
            </w:tcBorders>
          </w:tcPr>
          <w:p w14:paraId="18F22A35" w14:textId="77777777" w:rsidR="00DB66DB" w:rsidRPr="003B37CD" w:rsidRDefault="006320C7" w:rsidP="009227A0">
            <w:pPr>
              <w:ind w:firstLine="0"/>
              <w:jc w:val="left"/>
              <w:rPr>
                <w:ins w:id="544" w:author="Windows User" w:date="2019-09-28T00:09:00Z"/>
              </w:rPr>
            </w:pPr>
            <w:ins w:id="545" w:author="Windows User" w:date="2019-09-28T00:27:00Z">
              <w:r>
                <w:t>43</w:t>
              </w:r>
            </w:ins>
          </w:p>
        </w:tc>
        <w:tc>
          <w:tcPr>
            <w:tcW w:w="753" w:type="dxa"/>
            <w:tcBorders>
              <w:top w:val="nil"/>
              <w:bottom w:val="nil"/>
            </w:tcBorders>
          </w:tcPr>
          <w:p w14:paraId="1D49EB87" w14:textId="77777777" w:rsidR="00DB66DB" w:rsidRPr="003B37CD" w:rsidRDefault="00DB66DB" w:rsidP="009227A0">
            <w:pPr>
              <w:ind w:firstLine="0"/>
              <w:jc w:val="left"/>
              <w:rPr>
                <w:ins w:id="546" w:author="Windows User" w:date="2019-09-28T00:09:00Z"/>
              </w:rPr>
            </w:pPr>
            <w:ins w:id="547" w:author="Windows User" w:date="2019-09-28T00:09:00Z">
              <w:r>
                <w:t>-</w:t>
              </w:r>
            </w:ins>
          </w:p>
        </w:tc>
        <w:tc>
          <w:tcPr>
            <w:tcW w:w="572" w:type="dxa"/>
            <w:tcBorders>
              <w:top w:val="nil"/>
              <w:bottom w:val="nil"/>
              <w:right w:val="single" w:sz="4" w:space="0" w:color="auto"/>
            </w:tcBorders>
          </w:tcPr>
          <w:p w14:paraId="37DD5D54" w14:textId="77777777" w:rsidR="00DB66DB" w:rsidRPr="003B37CD" w:rsidRDefault="006320C7" w:rsidP="009227A0">
            <w:pPr>
              <w:ind w:firstLine="0"/>
              <w:jc w:val="left"/>
              <w:rPr>
                <w:ins w:id="548" w:author="Windows User" w:date="2019-09-28T00:09:00Z"/>
              </w:rPr>
            </w:pPr>
            <w:ins w:id="549" w:author="Windows User" w:date="2019-09-28T00:27:00Z">
              <w:r>
                <w:t>139</w:t>
              </w:r>
            </w:ins>
          </w:p>
        </w:tc>
        <w:tc>
          <w:tcPr>
            <w:tcW w:w="828" w:type="dxa"/>
            <w:tcBorders>
              <w:top w:val="nil"/>
              <w:left w:val="single" w:sz="4" w:space="0" w:color="auto"/>
              <w:bottom w:val="nil"/>
            </w:tcBorders>
          </w:tcPr>
          <w:p w14:paraId="42523DB3" w14:textId="77777777" w:rsidR="00DB66DB" w:rsidRPr="003B37CD" w:rsidRDefault="006320C7" w:rsidP="009227A0">
            <w:pPr>
              <w:ind w:firstLine="0"/>
              <w:jc w:val="left"/>
              <w:rPr>
                <w:ins w:id="550" w:author="Windows User" w:date="2019-09-28T00:09:00Z"/>
              </w:rPr>
            </w:pPr>
            <w:ins w:id="551" w:author="Windows User" w:date="2019-09-28T00:29:00Z">
              <w:r>
                <w:t>248</w:t>
              </w:r>
            </w:ins>
          </w:p>
        </w:tc>
      </w:tr>
      <w:tr w:rsidR="00DB66DB" w:rsidRPr="003B37CD" w14:paraId="7ED4AEED" w14:textId="77777777" w:rsidTr="009227A0">
        <w:trPr>
          <w:trHeight w:val="80"/>
          <w:ins w:id="552" w:author="Windows User" w:date="2019-09-28T00:09:00Z"/>
        </w:trPr>
        <w:tc>
          <w:tcPr>
            <w:tcW w:w="924" w:type="dxa"/>
            <w:tcBorders>
              <w:top w:val="nil"/>
              <w:bottom w:val="single" w:sz="4" w:space="0" w:color="auto"/>
            </w:tcBorders>
          </w:tcPr>
          <w:p w14:paraId="2A94C1FC" w14:textId="77777777" w:rsidR="00DB66DB" w:rsidRPr="003B37CD" w:rsidRDefault="00DB66DB" w:rsidP="009227A0">
            <w:pPr>
              <w:ind w:firstLine="0"/>
              <w:jc w:val="left"/>
              <w:rPr>
                <w:ins w:id="553" w:author="Windows User" w:date="2019-09-28T00:09:00Z"/>
              </w:rPr>
            </w:pPr>
            <w:ins w:id="554" w:author="Windows User" w:date="2019-09-28T00:09:00Z">
              <w:r>
                <w:t>pp4</w:t>
              </w:r>
            </w:ins>
          </w:p>
        </w:tc>
        <w:tc>
          <w:tcPr>
            <w:tcW w:w="827" w:type="dxa"/>
            <w:tcBorders>
              <w:top w:val="nil"/>
              <w:bottom w:val="single" w:sz="4" w:space="0" w:color="auto"/>
            </w:tcBorders>
          </w:tcPr>
          <w:p w14:paraId="27E29E24" w14:textId="77777777" w:rsidR="00DB66DB" w:rsidRPr="003B37CD" w:rsidRDefault="006320C7" w:rsidP="009227A0">
            <w:pPr>
              <w:ind w:firstLine="0"/>
              <w:jc w:val="left"/>
              <w:rPr>
                <w:ins w:id="555" w:author="Windows User" w:date="2019-09-28T00:09:00Z"/>
              </w:rPr>
            </w:pPr>
            <w:ins w:id="556" w:author="Windows User" w:date="2019-09-28T00:28:00Z">
              <w:r>
                <w:t>231</w:t>
              </w:r>
            </w:ins>
          </w:p>
        </w:tc>
        <w:tc>
          <w:tcPr>
            <w:tcW w:w="727" w:type="dxa"/>
            <w:tcBorders>
              <w:top w:val="nil"/>
              <w:bottom w:val="single" w:sz="4" w:space="0" w:color="auto"/>
            </w:tcBorders>
          </w:tcPr>
          <w:p w14:paraId="3BD98A65" w14:textId="77777777" w:rsidR="00DB66DB" w:rsidRPr="003B37CD" w:rsidRDefault="006320C7" w:rsidP="009227A0">
            <w:pPr>
              <w:ind w:firstLine="0"/>
              <w:jc w:val="left"/>
              <w:rPr>
                <w:ins w:id="557" w:author="Windows User" w:date="2019-09-28T00:09:00Z"/>
              </w:rPr>
            </w:pPr>
            <w:ins w:id="558" w:author="Windows User" w:date="2019-09-28T00:28:00Z">
              <w:r>
                <w:t>19</w:t>
              </w:r>
            </w:ins>
          </w:p>
        </w:tc>
        <w:tc>
          <w:tcPr>
            <w:tcW w:w="753" w:type="dxa"/>
            <w:tcBorders>
              <w:top w:val="nil"/>
              <w:bottom w:val="single" w:sz="4" w:space="0" w:color="auto"/>
            </w:tcBorders>
          </w:tcPr>
          <w:p w14:paraId="239F0AD4" w14:textId="77777777" w:rsidR="00DB66DB" w:rsidRPr="003B37CD" w:rsidRDefault="006320C7" w:rsidP="009227A0">
            <w:pPr>
              <w:ind w:firstLine="0"/>
              <w:jc w:val="left"/>
              <w:rPr>
                <w:ins w:id="559" w:author="Windows User" w:date="2019-09-28T00:09:00Z"/>
              </w:rPr>
            </w:pPr>
            <w:ins w:id="560" w:author="Windows User" w:date="2019-09-28T00:28:00Z">
              <w:r>
                <w:t>3</w:t>
              </w:r>
            </w:ins>
          </w:p>
        </w:tc>
        <w:tc>
          <w:tcPr>
            <w:tcW w:w="572" w:type="dxa"/>
            <w:tcBorders>
              <w:top w:val="nil"/>
              <w:bottom w:val="single" w:sz="4" w:space="0" w:color="auto"/>
              <w:right w:val="single" w:sz="4" w:space="0" w:color="auto"/>
            </w:tcBorders>
          </w:tcPr>
          <w:p w14:paraId="276F1B18" w14:textId="77777777" w:rsidR="00DB66DB" w:rsidRPr="003B37CD" w:rsidRDefault="00DB66DB" w:rsidP="009227A0">
            <w:pPr>
              <w:ind w:firstLine="0"/>
              <w:jc w:val="left"/>
              <w:rPr>
                <w:ins w:id="561" w:author="Windows User" w:date="2019-09-28T00:09:00Z"/>
              </w:rPr>
            </w:pPr>
            <w:ins w:id="562" w:author="Windows User" w:date="2019-09-28T00:09:00Z">
              <w:r>
                <w:t>-</w:t>
              </w:r>
            </w:ins>
          </w:p>
        </w:tc>
        <w:tc>
          <w:tcPr>
            <w:tcW w:w="828" w:type="dxa"/>
            <w:tcBorders>
              <w:top w:val="nil"/>
              <w:left w:val="single" w:sz="4" w:space="0" w:color="auto"/>
              <w:bottom w:val="single" w:sz="4" w:space="0" w:color="auto"/>
            </w:tcBorders>
          </w:tcPr>
          <w:p w14:paraId="6C6F2469" w14:textId="77777777" w:rsidR="00DB66DB" w:rsidRPr="003B37CD" w:rsidRDefault="006320C7" w:rsidP="009227A0">
            <w:pPr>
              <w:ind w:firstLine="0"/>
              <w:jc w:val="left"/>
              <w:rPr>
                <w:ins w:id="563" w:author="Windows User" w:date="2019-09-28T00:09:00Z"/>
              </w:rPr>
            </w:pPr>
            <w:ins w:id="564" w:author="Windows User" w:date="2019-09-28T00:28:00Z">
              <w:r>
                <w:t>327</w:t>
              </w:r>
            </w:ins>
          </w:p>
        </w:tc>
      </w:tr>
      <w:tr w:rsidR="00DB66DB" w:rsidRPr="003B37CD" w14:paraId="595C7B10" w14:textId="77777777" w:rsidTr="009227A0">
        <w:trPr>
          <w:ins w:id="565" w:author="Windows User" w:date="2019-09-28T00:09:00Z"/>
        </w:trPr>
        <w:tc>
          <w:tcPr>
            <w:tcW w:w="924" w:type="dxa"/>
            <w:tcBorders>
              <w:top w:val="single" w:sz="4" w:space="0" w:color="auto"/>
              <w:bottom w:val="single" w:sz="12" w:space="0" w:color="000000"/>
            </w:tcBorders>
          </w:tcPr>
          <w:p w14:paraId="4047B1C2" w14:textId="77777777" w:rsidR="00DB66DB" w:rsidRPr="003B37CD" w:rsidRDefault="00DB66DB" w:rsidP="009227A0">
            <w:pPr>
              <w:ind w:firstLine="0"/>
              <w:jc w:val="left"/>
              <w:rPr>
                <w:ins w:id="566" w:author="Windows User" w:date="2019-09-28T00:09:00Z"/>
              </w:rPr>
            </w:pPr>
            <w:ins w:id="567" w:author="Windows User" w:date="2019-09-28T00:09:00Z">
              <w:r>
                <w:t>Total</w:t>
              </w:r>
            </w:ins>
          </w:p>
        </w:tc>
        <w:tc>
          <w:tcPr>
            <w:tcW w:w="827" w:type="dxa"/>
            <w:tcBorders>
              <w:top w:val="single" w:sz="4" w:space="0" w:color="auto"/>
              <w:bottom w:val="single" w:sz="12" w:space="0" w:color="000000"/>
            </w:tcBorders>
          </w:tcPr>
          <w:p w14:paraId="197B3C77" w14:textId="77777777" w:rsidR="00DB66DB" w:rsidRPr="003B37CD" w:rsidRDefault="006320C7" w:rsidP="009227A0">
            <w:pPr>
              <w:ind w:firstLine="0"/>
              <w:jc w:val="left"/>
              <w:rPr>
                <w:ins w:id="568" w:author="Windows User" w:date="2019-09-28T00:09:00Z"/>
              </w:rPr>
            </w:pPr>
            <w:ins w:id="569" w:author="Windows User" w:date="2019-09-28T00:29:00Z">
              <w:r>
                <w:t>539</w:t>
              </w:r>
            </w:ins>
          </w:p>
        </w:tc>
        <w:tc>
          <w:tcPr>
            <w:tcW w:w="727" w:type="dxa"/>
            <w:tcBorders>
              <w:top w:val="single" w:sz="4" w:space="0" w:color="auto"/>
              <w:bottom w:val="single" w:sz="12" w:space="0" w:color="000000"/>
            </w:tcBorders>
          </w:tcPr>
          <w:p w14:paraId="27CB64AB" w14:textId="77777777" w:rsidR="00DB66DB" w:rsidRPr="003B37CD" w:rsidRDefault="006320C7" w:rsidP="009227A0">
            <w:pPr>
              <w:ind w:firstLine="0"/>
              <w:jc w:val="left"/>
              <w:rPr>
                <w:ins w:id="570" w:author="Windows User" w:date="2019-09-28T00:09:00Z"/>
              </w:rPr>
            </w:pPr>
            <w:ins w:id="571" w:author="Windows User" w:date="2019-09-28T00:29:00Z">
              <w:r>
                <w:t>324</w:t>
              </w:r>
            </w:ins>
          </w:p>
        </w:tc>
        <w:tc>
          <w:tcPr>
            <w:tcW w:w="753" w:type="dxa"/>
            <w:tcBorders>
              <w:top w:val="single" w:sz="4" w:space="0" w:color="auto"/>
              <w:bottom w:val="single" w:sz="12" w:space="0" w:color="000000"/>
            </w:tcBorders>
          </w:tcPr>
          <w:p w14:paraId="40E1B9E1" w14:textId="77777777" w:rsidR="00DB66DB" w:rsidRPr="003B37CD" w:rsidRDefault="006320C7" w:rsidP="009227A0">
            <w:pPr>
              <w:ind w:firstLine="0"/>
              <w:jc w:val="left"/>
              <w:rPr>
                <w:ins w:id="572" w:author="Windows User" w:date="2019-09-28T00:09:00Z"/>
              </w:rPr>
            </w:pPr>
            <w:ins w:id="573" w:author="Windows User" w:date="2019-09-28T00:29:00Z">
              <w:r>
                <w:t>41</w:t>
              </w:r>
            </w:ins>
          </w:p>
        </w:tc>
        <w:tc>
          <w:tcPr>
            <w:tcW w:w="572" w:type="dxa"/>
            <w:tcBorders>
              <w:top w:val="single" w:sz="4" w:space="0" w:color="auto"/>
              <w:bottom w:val="single" w:sz="12" w:space="0" w:color="000000"/>
              <w:right w:val="single" w:sz="4" w:space="0" w:color="auto"/>
            </w:tcBorders>
          </w:tcPr>
          <w:p w14:paraId="2EA4CAB3" w14:textId="77777777" w:rsidR="00DB66DB" w:rsidRPr="003B37CD" w:rsidRDefault="006320C7" w:rsidP="009227A0">
            <w:pPr>
              <w:ind w:firstLine="0"/>
              <w:jc w:val="left"/>
              <w:rPr>
                <w:ins w:id="574" w:author="Windows User" w:date="2019-09-28T00:09:00Z"/>
              </w:rPr>
            </w:pPr>
            <w:ins w:id="575" w:author="Windows User" w:date="2019-09-28T00:29:00Z">
              <w:r>
                <w:t>39</w:t>
              </w:r>
            </w:ins>
          </w:p>
        </w:tc>
        <w:tc>
          <w:tcPr>
            <w:tcW w:w="828" w:type="dxa"/>
            <w:tcBorders>
              <w:top w:val="single" w:sz="4" w:space="0" w:color="auto"/>
              <w:left w:val="single" w:sz="4" w:space="0" w:color="auto"/>
              <w:bottom w:val="single" w:sz="12" w:space="0" w:color="000000"/>
            </w:tcBorders>
          </w:tcPr>
          <w:p w14:paraId="03010654" w14:textId="77777777" w:rsidR="00DB66DB" w:rsidRPr="003B37CD" w:rsidRDefault="006320C7" w:rsidP="009227A0">
            <w:pPr>
              <w:ind w:firstLine="0"/>
              <w:jc w:val="left"/>
              <w:rPr>
                <w:ins w:id="576" w:author="Windows User" w:date="2019-09-28T00:09:00Z"/>
              </w:rPr>
            </w:pPr>
            <w:ins w:id="577" w:author="Windows User" w:date="2019-09-28T00:29:00Z">
              <w:r>
                <w:t>1046</w:t>
              </w:r>
            </w:ins>
          </w:p>
        </w:tc>
      </w:tr>
    </w:tbl>
    <w:p w14:paraId="4BE9F7A5" w14:textId="77777777" w:rsidR="00DB66DB" w:rsidRDefault="00DB66DB">
      <w:pPr>
        <w:pStyle w:val="IACSubheading"/>
        <w:jc w:val="both"/>
        <w:rPr>
          <w:ins w:id="578" w:author="Windows User" w:date="2019-09-28T00:34:00Z"/>
          <w:u w:val="none"/>
        </w:rPr>
        <w:pPrChange w:id="579" w:author="Windows User" w:date="2019-09-27T16:41:00Z">
          <w:pPr>
            <w:pStyle w:val="IACSubheading"/>
          </w:pPr>
        </w:pPrChange>
      </w:pPr>
    </w:p>
    <w:p w14:paraId="69CE55D2" w14:textId="77777777" w:rsidR="006320C7" w:rsidRDefault="006320C7">
      <w:pPr>
        <w:pStyle w:val="IACSubheading"/>
        <w:jc w:val="both"/>
        <w:rPr>
          <w:ins w:id="580" w:author="Windows User" w:date="2019-09-28T00:34:00Z"/>
          <w:u w:val="none"/>
        </w:rPr>
        <w:pPrChange w:id="581" w:author="Windows User" w:date="2019-09-27T16:41:00Z">
          <w:pPr>
            <w:pStyle w:val="IACSubheading"/>
          </w:pPr>
        </w:pPrChange>
      </w:pPr>
    </w:p>
    <w:p w14:paraId="2BBF542C" w14:textId="77777777" w:rsidR="006320C7" w:rsidRDefault="006320C7">
      <w:pPr>
        <w:pStyle w:val="IACSubheading"/>
        <w:jc w:val="both"/>
        <w:rPr>
          <w:ins w:id="582" w:author="Windows User" w:date="2019-09-28T00:45:00Z"/>
          <w:u w:val="none"/>
        </w:rPr>
        <w:pPrChange w:id="583" w:author="Windows User" w:date="2019-09-27T16:41:00Z">
          <w:pPr>
            <w:pStyle w:val="IACSubheading"/>
          </w:pPr>
        </w:pPrChange>
      </w:pPr>
      <w:ins w:id="584" w:author="Windows User" w:date="2019-09-28T00:34:00Z">
        <w:r w:rsidRPr="006320C7">
          <w:rPr>
            <w:u w:val="none"/>
          </w:rPr>
          <w:t>Unfortunately, it was not possible to co-locate most of the reference trees with the hyperspectral imagery in</w:t>
        </w:r>
        <w:r w:rsidR="00983480">
          <w:rPr>
            <w:u w:val="none"/>
          </w:rPr>
          <w:t xml:space="preserve"> </w:t>
        </w:r>
        <w:r w:rsidRPr="006320C7">
          <w:rPr>
            <w:u w:val="none"/>
          </w:rPr>
          <w:t xml:space="preserve">the first test polygon, thus it was decided to exclude all the </w:t>
        </w:r>
        <w:proofErr w:type="spellStart"/>
        <w:r w:rsidRPr="006320C7">
          <w:rPr>
            <w:u w:val="none"/>
          </w:rPr>
          <w:t>labeled</w:t>
        </w:r>
        <w:proofErr w:type="spellEnd"/>
        <w:r w:rsidRPr="006320C7">
          <w:rPr>
            <w:u w:val="none"/>
          </w:rPr>
          <w:t xml:space="preserve"> trees in this polygon from further analysis</w:t>
        </w:r>
        <w:r>
          <w:rPr>
            <w:u w:val="none"/>
          </w:rPr>
          <w:t xml:space="preserve"> </w:t>
        </w:r>
        <w:r w:rsidRPr="006320C7">
          <w:rPr>
            <w:u w:val="none"/>
          </w:rPr>
          <w:t>completely.</w:t>
        </w:r>
      </w:ins>
    </w:p>
    <w:p w14:paraId="660CF1A0" w14:textId="77777777" w:rsidR="00CA58B7" w:rsidRDefault="00CA58B7">
      <w:pPr>
        <w:pStyle w:val="IACSubheading"/>
        <w:jc w:val="both"/>
        <w:rPr>
          <w:ins w:id="585" w:author="Windows User" w:date="2019-09-28T00:45:00Z"/>
          <w:u w:val="none"/>
        </w:rPr>
        <w:pPrChange w:id="586" w:author="Windows User" w:date="2019-09-27T16:41:00Z">
          <w:pPr>
            <w:pStyle w:val="IACSubheading"/>
          </w:pPr>
        </w:pPrChange>
      </w:pPr>
    </w:p>
    <w:p w14:paraId="199E7892" w14:textId="77777777" w:rsidR="00CA58B7" w:rsidRDefault="00CA58B7" w:rsidP="00CA58B7">
      <w:pPr>
        <w:pStyle w:val="IACSubheading"/>
        <w:rPr>
          <w:ins w:id="587" w:author="Windows User" w:date="2019-09-28T00:45:00Z"/>
          <w:i/>
          <w:u w:val="none"/>
        </w:rPr>
      </w:pPr>
      <w:ins w:id="588" w:author="Windows User" w:date="2019-09-28T00:45: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r>
          <w:rPr>
            <w:i/>
            <w:u w:val="none"/>
          </w:rPr>
          <w:t>Individual Tree Crowns Detection</w:t>
        </w:r>
      </w:ins>
    </w:p>
    <w:p w14:paraId="6F842CA9" w14:textId="77777777" w:rsidR="00983480" w:rsidRDefault="00983480">
      <w:pPr>
        <w:pStyle w:val="IACSubheading"/>
        <w:jc w:val="both"/>
        <w:rPr>
          <w:ins w:id="589" w:author="Windows User" w:date="2019-09-28T00:57:00Z"/>
          <w:u w:val="none"/>
        </w:rPr>
        <w:pPrChange w:id="590" w:author="Windows User" w:date="2019-09-27T16:41:00Z">
          <w:pPr>
            <w:pStyle w:val="IACSubheading"/>
          </w:pPr>
        </w:pPrChange>
      </w:pPr>
    </w:p>
    <w:p w14:paraId="3CB2555E" w14:textId="786C86C1" w:rsidR="005351F1" w:rsidRPr="005351F1" w:rsidRDefault="005351F1">
      <w:pPr>
        <w:pStyle w:val="IACSubheading"/>
        <w:jc w:val="both"/>
        <w:rPr>
          <w:ins w:id="591" w:author="Windows User" w:date="2019-09-28T00:57:00Z"/>
          <w:u w:val="none"/>
        </w:rPr>
        <w:pPrChange w:id="592" w:author="Windows User" w:date="2019-09-28T11:48:00Z">
          <w:pPr>
            <w:pStyle w:val="IACSubheading"/>
          </w:pPr>
        </w:pPrChange>
      </w:pPr>
      <w:ins w:id="593" w:author="Windows User" w:date="2019-09-28T00:57:00Z">
        <w:r w:rsidRPr="005351F1">
          <w:rPr>
            <w:u w:val="none"/>
          </w:rPr>
          <w:t>Individual tree crowns detection (</w:t>
        </w:r>
        <w:proofErr w:type="spellStart"/>
        <w:r w:rsidRPr="005351F1">
          <w:rPr>
            <w:u w:val="none"/>
          </w:rPr>
          <w:t>ITCd</w:t>
        </w:r>
        <w:proofErr w:type="spellEnd"/>
        <w:r w:rsidRPr="005351F1">
          <w:rPr>
            <w:u w:val="none"/>
          </w:rPr>
          <w:t xml:space="preserve">) is a preliminary step for object-based tree </w:t>
        </w:r>
      </w:ins>
      <w:ins w:id="594" w:author="Windows User" w:date="2019-09-30T00:03:00Z">
        <w:r w:rsidR="003D4208" w:rsidRPr="005351F1">
          <w:rPr>
            <w:u w:val="none"/>
          </w:rPr>
          <w:t>species</w:t>
        </w:r>
      </w:ins>
      <w:ins w:id="595" w:author="Windows User" w:date="2019-09-28T00:57:00Z">
        <w:r w:rsidRPr="005351F1">
          <w:rPr>
            <w:u w:val="none"/>
          </w:rPr>
          <w:t xml:space="preserve"> classification. Most of the existing methods for </w:t>
        </w:r>
        <w:proofErr w:type="spellStart"/>
        <w:r w:rsidRPr="005351F1">
          <w:rPr>
            <w:u w:val="none"/>
          </w:rPr>
          <w:t>ITCd</w:t>
        </w:r>
        <w:proofErr w:type="spellEnd"/>
        <w:r w:rsidRPr="005351F1">
          <w:rPr>
            <w:u w:val="none"/>
          </w:rPr>
          <w:t xml:space="preserve"> are based on local maximum (LM) filtering applied either on CHM rasters obtained from LiDAR data~\</w:t>
        </w:r>
        <w:proofErr w:type="gramStart"/>
        <w:r w:rsidRPr="005351F1">
          <w:rPr>
            <w:u w:val="none"/>
          </w:rPr>
          <w:t>cite{</w:t>
        </w:r>
        <w:proofErr w:type="spellStart"/>
        <w:proofErr w:type="gramEnd"/>
        <w:r w:rsidRPr="005351F1">
          <w:rPr>
            <w:u w:val="none"/>
          </w:rPr>
          <w:t>Popescu</w:t>
        </w:r>
        <w:proofErr w:type="spellEnd"/>
        <w:r w:rsidRPr="005351F1">
          <w:rPr>
            <w:u w:val="none"/>
          </w:rPr>
          <w:t xml:space="preserve">, Popescu2, </w:t>
        </w:r>
        <w:proofErr w:type="spellStart"/>
        <w:r w:rsidRPr="005351F1">
          <w:rPr>
            <w:u w:val="none"/>
          </w:rPr>
          <w:t>Tiede</w:t>
        </w:r>
        <w:proofErr w:type="spellEnd"/>
        <w:r w:rsidRPr="005351F1">
          <w:rPr>
            <w:u w:val="none"/>
          </w:rPr>
          <w:t xml:space="preserve">} or on high spatial resolution imagery~\cite{WULDER2000103, TIDA, </w:t>
        </w:r>
        <w:proofErr w:type="spellStart"/>
        <w:r w:rsidRPr="005351F1">
          <w:rPr>
            <w:u w:val="none"/>
          </w:rPr>
          <w:t>Pouliot</w:t>
        </w:r>
        <w:proofErr w:type="spellEnd"/>
        <w:r w:rsidRPr="005351F1">
          <w:rPr>
            <w:u w:val="none"/>
          </w:rPr>
          <w:t xml:space="preserve">, NOVOTNY}. The results are more stable when using LiDAR data, since LM points correspond to the real tree crown tops in this case. While in the case of using imagery for </w:t>
        </w:r>
        <w:proofErr w:type="spellStart"/>
        <w:r w:rsidRPr="005351F1">
          <w:rPr>
            <w:u w:val="none"/>
          </w:rPr>
          <w:t>ITCd</w:t>
        </w:r>
        <w:proofErr w:type="spellEnd"/>
        <w:r w:rsidRPr="005351F1">
          <w:rPr>
            <w:u w:val="none"/>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lower\cite{</w:t>
        </w:r>
        <w:proofErr w:type="spellStart"/>
        <w:r w:rsidRPr="005351F1">
          <w:rPr>
            <w:u w:val="none"/>
          </w:rPr>
          <w:t>Pouliot</w:t>
        </w:r>
        <w:proofErr w:type="spellEnd"/>
        <w:r w:rsidRPr="005351F1">
          <w:rPr>
            <w:u w:val="none"/>
          </w:rPr>
          <w:t xml:space="preserve">}. There is another approach for </w:t>
        </w:r>
        <w:proofErr w:type="spellStart"/>
        <w:r w:rsidRPr="005351F1">
          <w:rPr>
            <w:u w:val="none"/>
          </w:rPr>
          <w:t>ITCd</w:t>
        </w:r>
        <w:proofErr w:type="spellEnd"/>
        <w:r w:rsidRPr="005351F1">
          <w:rPr>
            <w:u w:val="none"/>
          </w:rPr>
          <w:t xml:space="preserve"> using deep learning~\</w:t>
        </w:r>
        <w:proofErr w:type="gramStart"/>
        <w:r w:rsidRPr="005351F1">
          <w:rPr>
            <w:u w:val="none"/>
          </w:rPr>
          <w:t>cite{</w:t>
        </w:r>
        <w:proofErr w:type="spellStart"/>
        <w:proofErr w:type="gramEnd"/>
        <w:r w:rsidRPr="005351F1">
          <w:rPr>
            <w:u w:val="none"/>
          </w:rPr>
          <w:t>cnn</w:t>
        </w:r>
        <w:proofErr w:type="spellEnd"/>
        <w:r w:rsidRPr="005351F1">
          <w:rPr>
            <w:u w:val="none"/>
          </w:rPr>
          <w:t xml:space="preserve">, </w:t>
        </w:r>
        <w:proofErr w:type="spellStart"/>
        <w:r w:rsidRPr="005351F1">
          <w:rPr>
            <w:u w:val="none"/>
          </w:rPr>
          <w:t>cascade_nn</w:t>
        </w:r>
        <w:proofErr w:type="spellEnd"/>
        <w:r w:rsidRPr="005351F1">
          <w:rPr>
            <w:u w:val="none"/>
          </w:rPr>
          <w:t xml:space="preserve">}, but it requires a considerable amount of training data. </w:t>
        </w:r>
      </w:ins>
    </w:p>
    <w:p w14:paraId="2081C84C" w14:textId="77777777" w:rsidR="005351F1" w:rsidRPr="005351F1" w:rsidRDefault="005351F1" w:rsidP="005351F1">
      <w:pPr>
        <w:pStyle w:val="IACSubheading"/>
        <w:rPr>
          <w:ins w:id="596" w:author="Windows User" w:date="2019-09-28T00:57:00Z"/>
          <w:u w:val="none"/>
        </w:rPr>
      </w:pPr>
    </w:p>
    <w:p w14:paraId="0F83099D" w14:textId="735E10F3" w:rsidR="00A835E3" w:rsidRDefault="005351F1">
      <w:pPr>
        <w:pStyle w:val="IACSubheading"/>
        <w:jc w:val="both"/>
        <w:rPr>
          <w:ins w:id="597" w:author="Windows User" w:date="2019-09-28T11:56:00Z"/>
          <w:u w:val="none"/>
        </w:rPr>
        <w:pPrChange w:id="598" w:author="Windows User" w:date="2019-09-27T16:41:00Z">
          <w:pPr>
            <w:pStyle w:val="IACSubheading"/>
          </w:pPr>
        </w:pPrChange>
      </w:pPr>
      <w:ins w:id="599" w:author="Windows User" w:date="2019-09-28T00:57:00Z">
        <w:r w:rsidRPr="005351F1">
          <w:rPr>
            <w:u w:val="none"/>
          </w:rPr>
          <w:t xml:space="preserve">In this work, the following approach for </w:t>
        </w:r>
        <w:proofErr w:type="spellStart"/>
        <w:r w:rsidRPr="005351F1">
          <w:rPr>
            <w:u w:val="none"/>
          </w:rPr>
          <w:t>ITCd</w:t>
        </w:r>
        <w:proofErr w:type="spellEnd"/>
        <w:r w:rsidRPr="005351F1">
          <w:rPr>
            <w:u w:val="none"/>
          </w:rPr>
          <w:t xml:space="preserve">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pPr>
        <w:pStyle w:val="IACSubheading"/>
        <w:jc w:val="both"/>
        <w:rPr>
          <w:ins w:id="600" w:author="Windows User" w:date="2019-09-28T11:53:00Z"/>
          <w:u w:val="none"/>
        </w:rPr>
        <w:pPrChange w:id="601" w:author="Windows User" w:date="2019-09-27T16:41:00Z">
          <w:pPr>
            <w:pStyle w:val="IACSubheading"/>
          </w:pPr>
        </w:pPrChange>
      </w:pPr>
      <m:oMathPara>
        <m:oMath>
          <m:r>
            <w:ins w:id="602" w:author="Windows User" w:date="2019-09-28T11:56:00Z">
              <w:rPr>
                <w:rFonts w:ascii="Cambria Math" w:hAnsi="Cambria Math"/>
                <w:u w:val="none"/>
              </w:rPr>
              <m:t xml:space="preserve">NDVI= </m:t>
            </w:ins>
          </m:r>
          <m:f>
            <m:fPr>
              <m:ctrlPr>
                <w:ins w:id="603" w:author="Windows User" w:date="2019-09-28T11:57:00Z">
                  <w:rPr>
                    <w:rFonts w:ascii="Cambria Math" w:hAnsi="Cambria Math"/>
                    <w:u w:val="none"/>
                  </w:rPr>
                </w:ins>
              </m:ctrlPr>
            </m:fPr>
            <m:num>
              <m:r>
                <w:ins w:id="604" w:author="Windows User" w:date="2019-09-28T11:57:00Z">
                  <m:rPr>
                    <m:sty m:val="p"/>
                  </m:rPr>
                  <w:rPr>
                    <w:rFonts w:ascii="Cambria Math" w:hAnsi="Cambria Math" w:cs="Cambria Math"/>
                    <w:u w:val="none"/>
                  </w:rPr>
                  <m:t>NIR-RED</m:t>
                </w:ins>
              </m:r>
            </m:num>
            <m:den>
              <m:r>
                <w:ins w:id="605" w:author="Windows User" w:date="2019-09-28T11:57:00Z">
                  <m:rPr>
                    <m:sty m:val="p"/>
                  </m:rPr>
                  <w:rPr>
                    <w:rFonts w:ascii="Cambria Math" w:hAnsi="Cambria Math" w:cs="Cambria Math"/>
                    <w:u w:val="none"/>
                  </w:rPr>
                  <m:t>NIR+RED</m:t>
                </w:ins>
              </m:r>
            </m:den>
          </m:f>
        </m:oMath>
      </m:oMathPara>
    </w:p>
    <w:p w14:paraId="01EEA106" w14:textId="331CAE37" w:rsidR="00666699" w:rsidRDefault="00666699">
      <w:pPr>
        <w:pStyle w:val="IACSubheading"/>
        <w:jc w:val="both"/>
        <w:rPr>
          <w:ins w:id="606" w:author="Windows User" w:date="2019-09-28T11:58:00Z"/>
          <w:u w:val="none"/>
        </w:rPr>
        <w:pPrChange w:id="607" w:author="Windows User" w:date="2019-09-27T16:41:00Z">
          <w:pPr>
            <w:pStyle w:val="IACSubheading"/>
          </w:pPr>
        </w:pPrChange>
      </w:pPr>
    </w:p>
    <w:p w14:paraId="6A94E0C4" w14:textId="77777777" w:rsidR="00CD2F3C" w:rsidRDefault="00A835E3">
      <w:pPr>
        <w:pStyle w:val="IACSubheading"/>
        <w:jc w:val="both"/>
        <w:rPr>
          <w:ins w:id="608" w:author="Windows User" w:date="2019-09-28T11:59:00Z"/>
          <w:u w:val="none"/>
        </w:rPr>
        <w:pPrChange w:id="609" w:author="Windows User" w:date="2019-09-27T16:41:00Z">
          <w:pPr>
            <w:pStyle w:val="IACSubheading"/>
          </w:pPr>
        </w:pPrChange>
      </w:pPr>
      <w:ins w:id="610"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pPr>
        <w:pStyle w:val="IACSubheading"/>
        <w:jc w:val="both"/>
        <w:rPr>
          <w:ins w:id="611" w:author="Windows User" w:date="2019-09-28T11:59:00Z"/>
          <w:u w:val="none"/>
        </w:rPr>
        <w:pPrChange w:id="612" w:author="Windows User" w:date="2019-09-27T16:41:00Z">
          <w:pPr>
            <w:pStyle w:val="IACSubheading"/>
          </w:pPr>
        </w:pPrChange>
      </w:pPr>
    </w:p>
    <w:p w14:paraId="6E545529" w14:textId="6B0FB6F3" w:rsidR="00A835E3" w:rsidRDefault="00CD2F3C">
      <w:pPr>
        <w:pStyle w:val="IACSubheading"/>
        <w:jc w:val="both"/>
        <w:rPr>
          <w:ins w:id="613" w:author="Windows User" w:date="2019-09-28T00:57:00Z"/>
          <w:u w:val="none"/>
        </w:rPr>
        <w:pPrChange w:id="614" w:author="Windows User" w:date="2019-09-27T16:41:00Z">
          <w:pPr>
            <w:pStyle w:val="IACSubheading"/>
          </w:pPr>
        </w:pPrChange>
      </w:pPr>
      <w:ins w:id="615" w:author="Windows User" w:date="2019-09-28T11:59:00Z">
        <w:r>
          <w:rPr>
            <w:u w:val="none"/>
          </w:rPr>
          <w:t>After</w:t>
        </w:r>
      </w:ins>
      <w:ins w:id="616" w:author="Windows User" w:date="2019-09-28T11:58:00Z">
        <w:r w:rsidR="00A835E3" w:rsidRPr="00A835E3">
          <w:rPr>
            <w:u w:val="none"/>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by </w:t>
        </w:r>
        <w:proofErr w:type="spellStart"/>
        <w:r w:rsidR="00A835E3" w:rsidRPr="00A835E3">
          <w:rPr>
            <w:u w:val="none"/>
          </w:rPr>
          <w:t>Popescu</w:t>
        </w:r>
        <w:proofErr w:type="spellEnd"/>
        <w:r w:rsidR="00A835E3" w:rsidRPr="00A835E3">
          <w:rPr>
            <w:u w:val="none"/>
          </w:rPr>
          <w:t xml:space="preserve"> et al.~\cite{</w:t>
        </w:r>
        <w:proofErr w:type="spellStart"/>
        <w:r w:rsidR="00A835E3" w:rsidRPr="00A835E3">
          <w:rPr>
            <w:u w:val="none"/>
          </w:rPr>
          <w:t>Popescu</w:t>
        </w:r>
        <w:proofErr w:type="spellEnd"/>
        <w:r w:rsidR="00A835E3" w:rsidRPr="00A835E3">
          <w:rPr>
            <w:u w:val="none"/>
          </w:rPr>
          <w:t>}.</w:t>
        </w:r>
      </w:ins>
    </w:p>
    <w:p w14:paraId="3AA42172" w14:textId="77777777" w:rsidR="005351F1" w:rsidRDefault="005351F1">
      <w:pPr>
        <w:pStyle w:val="IACSubheading"/>
        <w:jc w:val="both"/>
        <w:rPr>
          <w:ins w:id="617" w:author="Windows User" w:date="2019-09-28T00:58:00Z"/>
          <w:u w:val="none"/>
        </w:rPr>
        <w:pPrChange w:id="618" w:author="Windows User" w:date="2019-09-27T16:41:00Z">
          <w:pPr>
            <w:pStyle w:val="IACSubheading"/>
          </w:pPr>
        </w:pPrChange>
      </w:pPr>
    </w:p>
    <w:p w14:paraId="45A3EA15" w14:textId="77777777" w:rsidR="005351F1" w:rsidRDefault="005351F1">
      <w:pPr>
        <w:pStyle w:val="IACSubheading"/>
        <w:jc w:val="both"/>
        <w:rPr>
          <w:ins w:id="619" w:author="Windows User" w:date="2019-09-28T00:57:00Z"/>
          <w:u w:val="none"/>
        </w:rPr>
        <w:pPrChange w:id="620" w:author="Windows User" w:date="2019-09-27T16:41:00Z">
          <w:pPr>
            <w:pStyle w:val="IACSubheading"/>
          </w:pPr>
        </w:pPrChange>
      </w:pPr>
    </w:p>
    <w:p w14:paraId="3C58060A" w14:textId="4B4C058E" w:rsidR="005351F1" w:rsidRDefault="00CD2F3C">
      <w:pPr>
        <w:pStyle w:val="IACSubheading"/>
        <w:rPr>
          <w:ins w:id="621" w:author="Windows User" w:date="2019-09-28T12:01:00Z"/>
          <w:i/>
          <w:u w:val="none"/>
        </w:rPr>
      </w:pPr>
      <w:ins w:id="622" w:author="Windows User" w:date="2019-09-28T12:00:00Z">
        <w:r>
          <w:rPr>
            <w:rFonts w:hint="eastAsia"/>
            <w:i/>
            <w:u w:val="none"/>
            <w:lang w:eastAsia="zh-TW"/>
          </w:rPr>
          <w:lastRenderedPageBreak/>
          <w:t>2</w:t>
        </w:r>
        <w:r w:rsidRPr="00DF6A43">
          <w:rPr>
            <w:rFonts w:hint="eastAsia"/>
            <w:i/>
            <w:u w:val="none"/>
            <w:lang w:eastAsia="zh-TW"/>
          </w:rPr>
          <w:t>.</w:t>
        </w:r>
        <w:r>
          <w:rPr>
            <w:i/>
            <w:u w:val="none"/>
            <w:lang w:eastAsia="zh-TW"/>
          </w:rPr>
          <w:t>5</w:t>
        </w:r>
        <w:r w:rsidRPr="00DF6A43">
          <w:rPr>
            <w:rFonts w:hint="eastAsia"/>
            <w:i/>
            <w:u w:val="none"/>
            <w:lang w:eastAsia="zh-TW"/>
          </w:rPr>
          <w:t xml:space="preserve"> </w:t>
        </w:r>
      </w:ins>
      <w:ins w:id="623" w:author="Windows User" w:date="2019-09-28T12:01:00Z">
        <w:r w:rsidRPr="00CD2F3C">
          <w:rPr>
            <w:i/>
            <w:u w:val="none"/>
          </w:rPr>
          <w:t>Tree Species Classification</w:t>
        </w:r>
      </w:ins>
    </w:p>
    <w:p w14:paraId="3E7DEF21" w14:textId="715BB1AE" w:rsidR="00CD2F3C" w:rsidRDefault="00CD2F3C">
      <w:pPr>
        <w:pStyle w:val="IACSubheading"/>
        <w:rPr>
          <w:ins w:id="624" w:author="Windows User" w:date="2019-09-28T12:01:00Z"/>
          <w:i/>
          <w:u w:val="none"/>
        </w:rPr>
      </w:pPr>
    </w:p>
    <w:p w14:paraId="5B547DC0" w14:textId="23DECBD0" w:rsidR="00CD2F3C" w:rsidRPr="00CD2F3C" w:rsidRDefault="00CD2F3C">
      <w:pPr>
        <w:pStyle w:val="IACSubheading"/>
        <w:jc w:val="both"/>
        <w:rPr>
          <w:ins w:id="625" w:author="Windows User" w:date="2019-09-28T12:05:00Z"/>
          <w:u w:val="none"/>
        </w:rPr>
        <w:pPrChange w:id="626" w:author="Windows User" w:date="2019-09-28T12:05:00Z">
          <w:pPr>
            <w:pStyle w:val="IACSubheading"/>
          </w:pPr>
        </w:pPrChange>
      </w:pPr>
      <w:ins w:id="627" w:author="Windows User" w:date="2019-09-28T12:05:00Z">
        <w:r>
          <w:rPr>
            <w:u w:val="none"/>
          </w:rPr>
          <w:t>T</w:t>
        </w:r>
        <w:r w:rsidRPr="00CD2F3C">
          <w:rPr>
            <w:u w:val="none"/>
          </w:rPr>
          <w:t>here are two approaches for classification tasks in remote sensing as it was discussed in Section~\ref{</w:t>
        </w:r>
        <w:proofErr w:type="spellStart"/>
        <w:proofErr w:type="gramStart"/>
        <w:r w:rsidRPr="00CD2F3C">
          <w:rPr>
            <w:u w:val="none"/>
          </w:rPr>
          <w:t>sec:introduction</w:t>
        </w:r>
        <w:proofErr w:type="spellEnd"/>
        <w:proofErr w:type="gramEnd"/>
        <w:r w:rsidRPr="00CD2F3C">
          <w:rPr>
            <w:u w:val="none"/>
          </w:rPr>
          <w:t>}. The first one is pixel-based classification when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pPr>
        <w:pStyle w:val="IACSubheading"/>
        <w:jc w:val="both"/>
        <w:rPr>
          <w:ins w:id="628" w:author="Windows User" w:date="2019-09-28T12:05:00Z"/>
          <w:u w:val="none"/>
        </w:rPr>
        <w:pPrChange w:id="629" w:author="Windows User" w:date="2019-09-28T12:05:00Z">
          <w:pPr>
            <w:pStyle w:val="IACSubheading"/>
          </w:pPr>
        </w:pPrChange>
      </w:pPr>
    </w:p>
    <w:p w14:paraId="7F6CFB2C" w14:textId="57FD51C0" w:rsidR="00CD2F3C" w:rsidRPr="00CD2F3C" w:rsidRDefault="00CD2F3C">
      <w:pPr>
        <w:pStyle w:val="IACSubheading"/>
        <w:jc w:val="both"/>
        <w:rPr>
          <w:ins w:id="630" w:author="Windows User" w:date="2019-09-28T12:05:00Z"/>
          <w:u w:val="none"/>
        </w:rPr>
        <w:pPrChange w:id="631" w:author="Windows User" w:date="2019-09-28T12:05:00Z">
          <w:pPr>
            <w:pStyle w:val="IACSubheading"/>
          </w:pPr>
        </w:pPrChange>
      </w:pPr>
      <w:ins w:id="632" w:author="Windows User" w:date="2019-09-28T12:05:00Z">
        <w:r w:rsidRPr="00CD2F3C">
          <w:rPr>
            <w:u w:val="none"/>
          </w:rPr>
          <w:t xml:space="preserve">First of all, boundaries of the classified objects shall be defined to be able to extract features inside </w:t>
        </w:r>
      </w:ins>
      <w:ins w:id="633" w:author="Windows User" w:date="2019-09-28T12:07:00Z">
        <w:r w:rsidRPr="00CD2F3C">
          <w:rPr>
            <w:u w:val="none"/>
          </w:rPr>
          <w:t>these regions</w:t>
        </w:r>
      </w:ins>
      <w:ins w:id="634" w:author="Windows User" w:date="2019-09-28T12:05:00Z">
        <w:r w:rsidRPr="00CD2F3C">
          <w:rPr>
            <w:u w:val="none"/>
          </w:rPr>
          <w:t>. Tree crowns delineation methods are usually applied for segmentation of exact shapes of the crowns, and can follow different approaches, including point clouds obtained from LiDAR~\</w:t>
        </w:r>
        <w:proofErr w:type="gramStart"/>
        <w:r w:rsidRPr="00CD2F3C">
          <w:rPr>
            <w:u w:val="none"/>
          </w:rPr>
          <w:t>cite{</w:t>
        </w:r>
        <w:proofErr w:type="spellStart"/>
        <w:proofErr w:type="gramEnd"/>
        <w:r w:rsidRPr="00CD2F3C">
          <w:rPr>
            <w:u w:val="none"/>
          </w:rPr>
          <w:t>Popescu</w:t>
        </w:r>
        <w:proofErr w:type="spellEnd"/>
        <w:r w:rsidRPr="00CD2F3C">
          <w:rPr>
            <w:u w:val="none"/>
          </w:rPr>
          <w:t xml:space="preserve">, Popescu2, </w:t>
        </w:r>
        <w:proofErr w:type="spellStart"/>
        <w:r w:rsidRPr="00CD2F3C">
          <w:rPr>
            <w:u w:val="none"/>
          </w:rPr>
          <w:t>Tiede</w:t>
        </w:r>
        <w:proofErr w:type="spellEnd"/>
        <w:r w:rsidRPr="00CD2F3C">
          <w:rPr>
            <w:u w:val="none"/>
          </w:rPr>
          <w:t xml:space="preserve">}, and some others methods just relying on the image brightness values in the absence of structural information~\cite{TIDA, NOVOTNY, </w:t>
        </w:r>
        <w:proofErr w:type="spellStart"/>
        <w:r w:rsidRPr="00CD2F3C">
          <w:rPr>
            <w:u w:val="none"/>
          </w:rPr>
          <w:t>Pouliot</w:t>
        </w:r>
        <w:proofErr w:type="spellEnd"/>
        <w:r w:rsidRPr="00CD2F3C">
          <w:rPr>
            <w:u w:val="none"/>
          </w:rPr>
          <w:t>}. However, in case of high resolution imagery, it is enough to use more simple strategies to define object boundaries, as, for example, Nevalainen et al.~\cite{Nevalainen2017IndividualTD} extracted features for tree species classification inside a circle area around detected tree top.</w:t>
        </w:r>
      </w:ins>
    </w:p>
    <w:p w14:paraId="12ECB4FB" w14:textId="0FDEC7B8" w:rsidR="00CD2F3C" w:rsidRDefault="00CD2F3C">
      <w:pPr>
        <w:pStyle w:val="IACSubheading"/>
        <w:jc w:val="both"/>
        <w:rPr>
          <w:ins w:id="635" w:author="Windows User" w:date="2019-09-28T12:08:00Z"/>
          <w:u w:val="none"/>
        </w:rPr>
        <w:pPrChange w:id="636" w:author="Windows User" w:date="2019-09-28T12:05:00Z">
          <w:pPr>
            <w:pStyle w:val="IACSubheading"/>
          </w:pPr>
        </w:pPrChange>
      </w:pPr>
    </w:p>
    <w:p w14:paraId="70A09D01" w14:textId="7F71AEC2" w:rsidR="00CD2F3C" w:rsidRDefault="00CD2F3C">
      <w:pPr>
        <w:pStyle w:val="IACSubheading"/>
        <w:jc w:val="both"/>
        <w:rPr>
          <w:ins w:id="637" w:author="Windows User" w:date="2019-09-28T12:41:00Z"/>
          <w:u w:val="none"/>
        </w:rPr>
        <w:pPrChange w:id="638" w:author="Windows User" w:date="2019-09-28T12:05:00Z">
          <w:pPr>
            <w:pStyle w:val="IACSubheading"/>
          </w:pPr>
        </w:pPrChange>
      </w:pPr>
      <w:ins w:id="639" w:author="Windows User" w:date="2019-09-28T12:08:00Z">
        <w:r>
          <w:rPr>
            <w:u w:val="none"/>
          </w:rPr>
          <w:t xml:space="preserve">Based on </w:t>
        </w:r>
        <w:r w:rsidRPr="00CD2F3C">
          <w:rPr>
            <w:highlight w:val="yellow"/>
            <w:u w:val="none"/>
            <w:rPrChange w:id="640" w:author="Windows User" w:date="2019-09-28T12:08:00Z">
              <w:rPr>
                <w:u w:val="none"/>
              </w:rPr>
            </w:rPrChange>
          </w:rPr>
          <w:t>(our own paper if published next week)</w:t>
        </w:r>
        <w:r>
          <w:rPr>
            <w:u w:val="none"/>
          </w:rPr>
          <w:t xml:space="preserve">, </w:t>
        </w:r>
        <w:r w:rsidR="0012425F">
          <w:rPr>
            <w:u w:val="none"/>
          </w:rPr>
          <w:t xml:space="preserve">a </w:t>
        </w:r>
      </w:ins>
      <w:ins w:id="641" w:author="Windows User" w:date="2019-09-28T12:09:00Z">
        <w:r w:rsidR="0012425F">
          <w:rPr>
            <w:u w:val="none"/>
          </w:rPr>
          <w:t xml:space="preserve">1 m </w:t>
        </w:r>
      </w:ins>
      <w:ins w:id="642" w:author="Windows User" w:date="2019-09-28T12:08:00Z">
        <w:r w:rsidR="0012425F">
          <w:rPr>
            <w:u w:val="none"/>
          </w:rPr>
          <w:t xml:space="preserve">fixed radius circle </w:t>
        </w:r>
      </w:ins>
      <w:ins w:id="643" w:author="Windows User" w:date="2019-09-28T12:09:00Z">
        <w:r w:rsidR="0012425F">
          <w:rPr>
            <w:u w:val="none"/>
          </w:rPr>
          <w:t xml:space="preserve">provides the best </w:t>
        </w:r>
      </w:ins>
      <w:ins w:id="644" w:author="Windows User" w:date="2019-09-28T12:28:00Z">
        <w:r w:rsidR="00A104F6">
          <w:rPr>
            <w:u w:val="none"/>
          </w:rPr>
          <w:t>accuracy results for classification in cross validation.</w:t>
        </w:r>
      </w:ins>
      <w:ins w:id="645" w:author="Windows User" w:date="2019-09-28T12:09:00Z">
        <w:r w:rsidR="0012425F">
          <w:rPr>
            <w:u w:val="none"/>
          </w:rPr>
          <w:t xml:space="preserve"> </w:t>
        </w:r>
      </w:ins>
      <w:ins w:id="646" w:author="Windows User" w:date="2019-09-28T12:49:00Z">
        <w:r w:rsidR="00557449">
          <w:rPr>
            <w:u w:val="none"/>
          </w:rPr>
          <w:t xml:space="preserve">For both hyperspectral airborne and multispectral satellite imagery, boundaries were defined using this technique as shown in </w:t>
        </w:r>
      </w:ins>
      <w:ins w:id="647" w:author="Windows User" w:date="2019-09-28T12:50:00Z">
        <w:r w:rsidR="00557449">
          <w:rPr>
            <w:u w:val="none"/>
          </w:rPr>
          <w:fldChar w:fldCharType="begin"/>
        </w:r>
        <w:r w:rsidR="00557449">
          <w:rPr>
            <w:u w:val="none"/>
          </w:rPr>
          <w:instrText xml:space="preserve"> REF _Ref20567454 \h </w:instrText>
        </w:r>
      </w:ins>
      <w:r w:rsidR="00557449">
        <w:rPr>
          <w:u w:val="none"/>
        </w:rPr>
      </w:r>
      <w:r w:rsidR="00557449">
        <w:rPr>
          <w:u w:val="none"/>
        </w:rPr>
        <w:fldChar w:fldCharType="separate"/>
      </w:r>
      <w:ins w:id="648" w:author="Windows User" w:date="2019-09-28T12:50:00Z">
        <w:r w:rsidR="00557449">
          <w:t xml:space="preserve">Figure </w:t>
        </w:r>
        <w:r w:rsidR="00557449">
          <w:rPr>
            <w:noProof/>
          </w:rPr>
          <w:t>7</w:t>
        </w:r>
        <w:r w:rsidR="00557449">
          <w:rPr>
            <w:u w:val="none"/>
          </w:rPr>
          <w:fldChar w:fldCharType="end"/>
        </w:r>
        <w:r w:rsidR="00557449">
          <w:rPr>
            <w:u w:val="none"/>
          </w:rPr>
          <w:t>.</w:t>
        </w:r>
      </w:ins>
    </w:p>
    <w:p w14:paraId="24E25A18" w14:textId="26DB15EB" w:rsidR="00F84B2C" w:rsidRDefault="00F84B2C">
      <w:pPr>
        <w:pStyle w:val="IACSubheading"/>
        <w:jc w:val="both"/>
        <w:rPr>
          <w:ins w:id="649" w:author="Windows User" w:date="2019-09-28T12:41:00Z"/>
          <w:u w:val="none"/>
        </w:rPr>
        <w:pPrChange w:id="650" w:author="Windows User" w:date="2019-09-28T12:05:00Z">
          <w:pPr>
            <w:pStyle w:val="IACSubheading"/>
          </w:pPr>
        </w:pPrChange>
      </w:pPr>
    </w:p>
    <w:p w14:paraId="1652A3DD" w14:textId="77777777" w:rsidR="00F84B2C" w:rsidRDefault="00F84B2C">
      <w:pPr>
        <w:pStyle w:val="IACSubheading"/>
        <w:keepNext/>
        <w:jc w:val="both"/>
        <w:rPr>
          <w:ins w:id="651" w:author="Windows User" w:date="2019-09-28T12:42:00Z"/>
        </w:rPr>
        <w:pPrChange w:id="652" w:author="Windows User" w:date="2019-09-28T12:42:00Z">
          <w:pPr>
            <w:pStyle w:val="IACSubheading"/>
            <w:jc w:val="both"/>
          </w:pPr>
        </w:pPrChange>
      </w:pPr>
      <w:ins w:id="653"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395095"/>
                      </a:xfrm>
                      <a:prstGeom prst="rect">
                        <a:avLst/>
                      </a:prstGeom>
                    </pic:spPr>
                  </pic:pic>
                </a:graphicData>
              </a:graphic>
            </wp:inline>
          </w:drawing>
        </w:r>
      </w:ins>
    </w:p>
    <w:p w14:paraId="3DE4A8C5" w14:textId="70B6C4E3" w:rsidR="00F84B2C" w:rsidRPr="00CD2F3C" w:rsidRDefault="00F84B2C">
      <w:pPr>
        <w:pStyle w:val="Caption"/>
        <w:rPr>
          <w:ins w:id="654" w:author="Windows User" w:date="2019-09-28T12:05:00Z"/>
        </w:rPr>
        <w:pPrChange w:id="655" w:author="Windows User" w:date="2019-09-28T12:42:00Z">
          <w:pPr>
            <w:pStyle w:val="IACSubheading"/>
          </w:pPr>
        </w:pPrChange>
      </w:pPr>
      <w:bookmarkStart w:id="656" w:name="_Ref20567454"/>
      <w:ins w:id="657" w:author="Windows User" w:date="2019-09-28T12:42:00Z">
        <w:r>
          <w:t xml:space="preserve">Figure </w:t>
        </w:r>
        <w:r>
          <w:fldChar w:fldCharType="begin"/>
        </w:r>
        <w:r>
          <w:instrText xml:space="preserve"> SEQ Figure \* ARABIC </w:instrText>
        </w:r>
      </w:ins>
      <w:r>
        <w:fldChar w:fldCharType="separate"/>
      </w:r>
      <w:ins w:id="658" w:author="Windows User" w:date="2019-09-28T13:25:00Z">
        <w:r w:rsidR="00D8229A">
          <w:rPr>
            <w:noProof/>
          </w:rPr>
          <w:t>7</w:t>
        </w:r>
      </w:ins>
      <w:ins w:id="659" w:author="Windows User" w:date="2019-09-28T12:42:00Z">
        <w:r>
          <w:fldChar w:fldCharType="end"/>
        </w:r>
        <w:bookmarkEnd w:id="656"/>
        <w:r>
          <w:t>. 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pPr>
        <w:pStyle w:val="IACSubheading"/>
        <w:jc w:val="both"/>
        <w:rPr>
          <w:ins w:id="660" w:author="Windows User" w:date="2019-09-28T12:29:00Z"/>
          <w:u w:val="none"/>
        </w:rPr>
        <w:pPrChange w:id="661" w:author="Windows User" w:date="2019-09-27T16:41:00Z">
          <w:pPr>
            <w:pStyle w:val="IACSubheading"/>
          </w:pPr>
        </w:pPrChange>
      </w:pPr>
    </w:p>
    <w:p w14:paraId="3AE4AC64" w14:textId="2E3AAFC3" w:rsidR="00A104F6" w:rsidRDefault="00A104F6">
      <w:pPr>
        <w:pStyle w:val="IACSubheading"/>
        <w:jc w:val="center"/>
        <w:rPr>
          <w:ins w:id="662" w:author="Windows User" w:date="2019-09-28T00:45:00Z"/>
          <w:u w:val="none"/>
        </w:rPr>
        <w:pPrChange w:id="663" w:author="Windows User" w:date="2019-09-28T12:40:00Z">
          <w:pPr>
            <w:pStyle w:val="IACSubheading"/>
          </w:pPr>
        </w:pPrChange>
      </w:pPr>
    </w:p>
    <w:p w14:paraId="6752876C" w14:textId="77777777" w:rsidR="00CA58B7" w:rsidRPr="00820BEF" w:rsidRDefault="00CA58B7">
      <w:pPr>
        <w:pStyle w:val="IACSubheading"/>
        <w:jc w:val="both"/>
        <w:rPr>
          <w:ins w:id="664" w:author="Windows User" w:date="2019-09-27T12:09:00Z"/>
          <w:u w:val="none"/>
          <w:rPrChange w:id="665" w:author="Windows User" w:date="2019-09-27T16:11:00Z">
            <w:rPr>
              <w:ins w:id="666" w:author="Windows User" w:date="2019-09-27T12:09:00Z"/>
            </w:rPr>
          </w:rPrChange>
        </w:rPr>
        <w:pPrChange w:id="667" w:author="Windows User" w:date="2019-09-27T16:41:00Z">
          <w:pPr>
            <w:pStyle w:val="IACSubheading"/>
          </w:pPr>
        </w:pPrChange>
      </w:pPr>
    </w:p>
    <w:p w14:paraId="552C3C73" w14:textId="22B1DA79" w:rsidR="004D6D5B" w:rsidRDefault="004D6D5B" w:rsidP="00802498">
      <w:pPr>
        <w:ind w:firstLine="0"/>
        <w:rPr>
          <w:ins w:id="668" w:author="Windows User" w:date="2019-09-28T13:01:00Z"/>
        </w:rPr>
      </w:pPr>
      <w:ins w:id="669" w:author="Windows User" w:date="2019-09-28T13:01:00Z">
        <w:r w:rsidRPr="004D6D5B">
          <w:lastRenderedPageBreak/>
          <w:t>There exist several strategies to construct feature vectors for classification from hyperspectral data. For example, Nevalainen et al.~\cite{Nevalainen2017IndividualTD}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670" w:author="Windows User" w:date="2019-09-28T13:02:00Z">
        <w:r>
          <w:t xml:space="preserve"> for </w:t>
        </w:r>
      </w:ins>
      <w:ins w:id="671" w:author="Windows User" w:date="2019-09-28T13:04:00Z">
        <w:r>
          <w:t>hyperspectral airborne data</w:t>
        </w:r>
      </w:ins>
      <w:ins w:id="672" w:author="Windows User" w:date="2019-09-28T13:01:00Z">
        <w:r w:rsidRPr="004D6D5B">
          <w:t xml:space="preserve">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al.~\cite{normalization}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673" w:author="Windows User" w:date="2019-09-28T13:05:00Z"/>
        </w:rPr>
      </w:pPr>
    </w:p>
    <w:p w14:paraId="61223C50" w14:textId="5CAA4AB6" w:rsidR="004D6D5B" w:rsidRPr="004D6D5B" w:rsidRDefault="00B05AE5" w:rsidP="00802498">
      <w:pPr>
        <w:ind w:firstLine="0"/>
        <w:rPr>
          <w:ins w:id="674" w:author="Windows User" w:date="2019-09-28T13:10:00Z"/>
        </w:rPr>
      </w:pPr>
      <m:oMathPara>
        <m:oMath>
          <m:sSub>
            <m:sSubPr>
              <m:ctrlPr>
                <w:ins w:id="675" w:author="Windows User" w:date="2019-09-28T13:07:00Z">
                  <w:rPr>
                    <w:rFonts w:ascii="Cambria Math" w:hAnsi="Cambria Math"/>
                    <w:i/>
                  </w:rPr>
                </w:ins>
              </m:ctrlPr>
            </m:sSubPr>
            <m:e>
              <m:r>
                <w:ins w:id="676" w:author="Windows User" w:date="2019-09-28T13:07:00Z">
                  <w:rPr>
                    <w:rFonts w:ascii="Cambria Math" w:hAnsi="Cambria Math"/>
                  </w:rPr>
                  <m:t>x</m:t>
                </w:ins>
              </m:r>
              <m:r>
                <w:ins w:id="677" w:author="Windows User" w:date="2019-09-28T13:10:00Z">
                  <w:rPr>
                    <w:rFonts w:ascii="Cambria Math" w:hAnsi="Cambria Math"/>
                  </w:rPr>
                  <m:t>_norm</m:t>
                </w:ins>
              </m:r>
            </m:e>
            <m:sub>
              <m:r>
                <w:ins w:id="678" w:author="Windows User" w:date="2019-09-28T13:10:00Z">
                  <w:rPr>
                    <w:rFonts w:ascii="Cambria Math" w:hAnsi="Cambria Math"/>
                  </w:rPr>
                  <m:t>i</m:t>
                </w:ins>
              </m:r>
            </m:sub>
          </m:sSub>
          <m:r>
            <w:ins w:id="679" w:author="Windows User" w:date="2019-09-28T13:05:00Z">
              <w:rPr>
                <w:rFonts w:ascii="Cambria Math" w:eastAsia="Cambria Math" w:hAnsi="Cambria Math" w:cs="Cambria Math"/>
              </w:rPr>
              <m:t>=</m:t>
            </w:ins>
          </m:r>
          <m:f>
            <m:fPr>
              <m:ctrlPr>
                <w:ins w:id="680" w:author="Windows User" w:date="2019-09-28T13:08:00Z">
                  <w:rPr>
                    <w:rFonts w:ascii="Cambria Math" w:eastAsia="Cambria Math" w:hAnsi="Cambria Math" w:cs="Cambria Math"/>
                    <w:i/>
                  </w:rPr>
                </w:ins>
              </m:ctrlPr>
            </m:fPr>
            <m:num>
              <m:sSub>
                <m:sSubPr>
                  <m:ctrlPr>
                    <w:ins w:id="681" w:author="Windows User" w:date="2019-09-28T13:08:00Z">
                      <w:rPr>
                        <w:rFonts w:ascii="Cambria Math" w:eastAsia="Cambria Math" w:hAnsi="Cambria Math" w:cs="Cambria Math"/>
                        <w:i/>
                      </w:rPr>
                    </w:ins>
                  </m:ctrlPr>
                </m:sSubPr>
                <m:e>
                  <m:r>
                    <w:ins w:id="682" w:author="Windows User" w:date="2019-09-28T13:08:00Z">
                      <w:rPr>
                        <w:rFonts w:ascii="Cambria Math" w:eastAsia="Cambria Math" w:hAnsi="Cambria Math" w:cs="Cambria Math"/>
                      </w:rPr>
                      <m:t>x</m:t>
                    </w:ins>
                  </m:r>
                </m:e>
                <m:sub>
                  <m:r>
                    <w:ins w:id="683" w:author="Windows User" w:date="2019-09-28T13:08:00Z">
                      <w:rPr>
                        <w:rFonts w:ascii="Cambria Math" w:eastAsia="Cambria Math" w:hAnsi="Cambria Math" w:cs="Cambria Math"/>
                      </w:rPr>
                      <m:t>i</m:t>
                    </w:ins>
                  </m:r>
                </m:sub>
              </m:sSub>
            </m:num>
            <m:den>
              <m:nary>
                <m:naryPr>
                  <m:chr m:val="∑"/>
                  <m:limLoc m:val="subSup"/>
                  <m:ctrlPr>
                    <w:ins w:id="684" w:author="Windows User" w:date="2019-09-28T13:09:00Z">
                      <w:rPr>
                        <w:rFonts w:ascii="Cambria Math" w:eastAsia="Cambria Math" w:hAnsi="Cambria Math" w:cs="Cambria Math"/>
                        <w:i/>
                      </w:rPr>
                    </w:ins>
                  </m:ctrlPr>
                </m:naryPr>
                <m:sub>
                  <m:r>
                    <w:ins w:id="685" w:author="Windows User" w:date="2019-09-28T13:09:00Z">
                      <w:rPr>
                        <w:rFonts w:ascii="Cambria Math" w:eastAsia="Cambria Math" w:hAnsi="Cambria Math" w:cs="Cambria Math"/>
                      </w:rPr>
                      <m:t>j=1</m:t>
                    </w:ins>
                  </m:r>
                </m:sub>
                <m:sup>
                  <m:r>
                    <w:ins w:id="686" w:author="Windows User" w:date="2019-09-28T13:09:00Z">
                      <w:rPr>
                        <w:rFonts w:ascii="Cambria Math" w:eastAsia="Cambria Math" w:hAnsi="Cambria Math" w:cs="Cambria Math"/>
                      </w:rPr>
                      <m:t>n</m:t>
                    </w:ins>
                  </m:r>
                </m:sup>
                <m:e>
                  <m:sSub>
                    <m:sSubPr>
                      <m:ctrlPr>
                        <w:ins w:id="687" w:author="Windows User" w:date="2019-09-28T13:09:00Z">
                          <w:rPr>
                            <w:rFonts w:ascii="Cambria Math" w:eastAsia="Cambria Math" w:hAnsi="Cambria Math" w:cs="Cambria Math"/>
                            <w:i/>
                          </w:rPr>
                        </w:ins>
                      </m:ctrlPr>
                    </m:sSubPr>
                    <m:e>
                      <m:r>
                        <w:ins w:id="688" w:author="Windows User" w:date="2019-09-28T13:09:00Z">
                          <w:rPr>
                            <w:rFonts w:ascii="Cambria Math" w:eastAsia="Cambria Math" w:hAnsi="Cambria Math" w:cs="Cambria Math"/>
                          </w:rPr>
                          <m:t>x</m:t>
                        </w:ins>
                      </m:r>
                    </m:e>
                    <m:sub>
                      <m:r>
                        <w:ins w:id="689"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690" w:author="Windows User" w:date="2019-09-28T13:10:00Z"/>
        </w:rPr>
      </w:pPr>
    </w:p>
    <w:p w14:paraId="2A7885DD" w14:textId="170C1894" w:rsidR="004D6D5B" w:rsidRDefault="004D6D5B" w:rsidP="00802498">
      <w:pPr>
        <w:ind w:firstLine="0"/>
        <w:rPr>
          <w:ins w:id="691" w:author="Windows User" w:date="2019-09-28T13:12:00Z"/>
        </w:rPr>
      </w:pPr>
      <w:ins w:id="692"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693" w:author="Windows User" w:date="2019-09-28T13:11:00Z">
        <w:r>
          <w:t xml:space="preserve"> </w:t>
        </w:r>
      </w:ins>
      <m:oMath>
        <m:r>
          <w:ins w:id="694" w:author="Windows User" w:date="2019-09-28T13:10:00Z">
            <w:rPr>
              <w:rFonts w:ascii="Cambria Math" w:hAnsi="Cambria Math"/>
              <w:rPrChange w:id="695" w:author="Windows User" w:date="2019-09-28T13:11:00Z">
                <w:rPr>
                  <w:rFonts w:ascii="Cambria Math" w:hAnsi="Cambria Math"/>
                </w:rPr>
              </w:rPrChange>
            </w:rPr>
            <m:t>i</m:t>
          </w:ins>
        </m:r>
      </m:oMath>
      <w:ins w:id="696" w:author="Windows User" w:date="2019-09-28T13:10:00Z">
        <w:r w:rsidRPr="004D6D5B">
          <w:t>,</w:t>
        </w:r>
      </w:ins>
      <w:ins w:id="697" w:author="Windows User" w:date="2019-09-28T13:11:00Z">
        <w:r>
          <w:t xml:space="preserve"> </w:t>
        </w:r>
      </w:ins>
      <m:oMath>
        <m:r>
          <w:ins w:id="698" w:author="Windows User" w:date="2019-09-28T13:10:00Z">
            <w:rPr>
              <w:rFonts w:ascii="Cambria Math" w:hAnsi="Cambria Math"/>
              <w:rPrChange w:id="699" w:author="Windows User" w:date="2019-09-28T13:11:00Z">
                <w:rPr>
                  <w:rFonts w:ascii="Cambria Math" w:hAnsi="Cambria Math"/>
                </w:rPr>
              </w:rPrChange>
            </w:rPr>
            <m:t>n</m:t>
          </w:ins>
        </m:r>
        <m:r>
          <w:ins w:id="700" w:author="Windows User" w:date="2019-09-28T13:11:00Z">
            <w:rPr>
              <w:rFonts w:ascii="Cambria Math" w:hAnsi="Cambria Math"/>
            </w:rPr>
            <m:t xml:space="preserve"> </m:t>
          </w:ins>
        </m:r>
      </m:oMath>
      <w:ins w:id="701" w:author="Windows User" w:date="2019-09-28T13:10:00Z">
        <w:r w:rsidRPr="004D6D5B">
          <w:t>- the total number of bands and</w:t>
        </w:r>
      </w:ins>
      <w:ins w:id="702"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703" w:author="Windows User" w:date="2019-09-28T13:10:00Z">
        <w:r w:rsidRPr="004D6D5B">
          <w:t>- normalized</w:t>
        </w:r>
      </w:ins>
      <w:ins w:id="704" w:author="Windows User" w:date="2019-09-28T13:12:00Z">
        <w:r w:rsidR="00C636A0">
          <w:t xml:space="preserve"> </w:t>
        </w:r>
      </w:ins>
      <w:ins w:id="705" w:author="Windows User" w:date="2019-09-28T13:10:00Z">
        <w:r w:rsidRPr="004D6D5B">
          <w:t>value  of  the  pixel  in  the  spectral  band</w:t>
        </w:r>
      </w:ins>
      <w:ins w:id="706" w:author="Windows User" w:date="2019-09-28T13:11:00Z">
        <w:r>
          <w:t xml:space="preserve"> </w:t>
        </w:r>
      </w:ins>
      <m:oMath>
        <m:r>
          <w:ins w:id="707" w:author="Windows User" w:date="2019-09-28T13:10:00Z">
            <w:rPr>
              <w:rFonts w:ascii="Cambria Math" w:hAnsi="Cambria Math"/>
              <w:rPrChange w:id="708" w:author="Windows User" w:date="2019-09-28T13:11:00Z">
                <w:rPr>
                  <w:rFonts w:ascii="Cambria Math" w:hAnsi="Cambria Math"/>
                </w:rPr>
              </w:rPrChange>
            </w:rPr>
            <m:t>i</m:t>
          </w:ins>
        </m:r>
      </m:oMath>
      <w:ins w:id="709" w:author="Windows User" w:date="2019-09-28T13:10:00Z">
        <w:r w:rsidRPr="004D6D5B">
          <w:t xml:space="preserve">.  </w:t>
        </w:r>
      </w:ins>
      <w:ins w:id="710" w:author="Windows User" w:date="2019-09-28T13:18:00Z">
        <w:r w:rsidR="00C636A0">
          <w:fldChar w:fldCharType="begin"/>
        </w:r>
        <w:r w:rsidR="00C636A0">
          <w:instrText xml:space="preserve"> REF _Ref20569127 \h </w:instrText>
        </w:r>
      </w:ins>
      <w:r w:rsidR="00C636A0">
        <w:fldChar w:fldCharType="separate"/>
      </w:r>
      <w:ins w:id="711" w:author="Windows User" w:date="2019-09-28T13:18:00Z">
        <w:r w:rsidR="00C636A0">
          <w:t xml:space="preserve">Figure </w:t>
        </w:r>
        <w:r w:rsidR="00C636A0">
          <w:rPr>
            <w:noProof/>
          </w:rPr>
          <w:t>8</w:t>
        </w:r>
        <w:r w:rsidR="00C636A0">
          <w:fldChar w:fldCharType="end"/>
        </w:r>
      </w:ins>
      <w:ins w:id="712" w:author="Windows User" w:date="2019-09-28T13:10:00Z">
        <w:r w:rsidRPr="004D6D5B">
          <w:t xml:space="preserve">   shows  mean  normalized  spectral  values  averaged  </w:t>
        </w:r>
      </w:ins>
      <w:ins w:id="713" w:author="Windows User" w:date="2019-09-28T13:37:00Z">
        <w:r w:rsidR="00C1211D">
          <w:t xml:space="preserve">from hyperspectral airborne data </w:t>
        </w:r>
      </w:ins>
      <w:ins w:id="714" w:author="Windows User" w:date="2019-09-28T13:10:00Z">
        <w:r w:rsidRPr="004D6D5B">
          <w:t>per  tree</w:t>
        </w:r>
      </w:ins>
      <w:ins w:id="715" w:author="Windows User" w:date="2019-09-28T13:35:00Z">
        <w:r w:rsidR="00C1211D">
          <w:t xml:space="preserve"> </w:t>
        </w:r>
      </w:ins>
      <w:ins w:id="716" w:author="Windows User" w:date="2019-09-28T13:10:00Z">
        <w:r w:rsidRPr="004D6D5B">
          <w:t>species for the reference trees in different test polygons</w:t>
        </w:r>
      </w:ins>
      <w:ins w:id="717" w:author="Windows User" w:date="2019-09-28T13:12:00Z">
        <w:r w:rsidR="00C636A0">
          <w:t>.</w:t>
        </w:r>
      </w:ins>
    </w:p>
    <w:p w14:paraId="14DE9151" w14:textId="6CBBC363" w:rsidR="00C636A0" w:rsidRDefault="00C636A0" w:rsidP="00802498">
      <w:pPr>
        <w:ind w:firstLine="0"/>
        <w:rPr>
          <w:ins w:id="718" w:author="Windows User" w:date="2019-09-28T13:12:00Z"/>
        </w:rPr>
      </w:pPr>
    </w:p>
    <w:p w14:paraId="47EA7766" w14:textId="77777777" w:rsidR="00C636A0" w:rsidRDefault="00C636A0">
      <w:pPr>
        <w:keepNext/>
        <w:ind w:firstLine="0"/>
        <w:rPr>
          <w:ins w:id="719" w:author="Windows User" w:date="2019-09-28T13:13:00Z"/>
        </w:rPr>
        <w:pPrChange w:id="720" w:author="Windows User" w:date="2019-09-28T13:13:00Z">
          <w:pPr>
            <w:ind w:firstLine="0"/>
          </w:pPr>
        </w:pPrChange>
      </w:pPr>
      <w:ins w:id="721"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95120"/>
                      </a:xfrm>
                      <a:prstGeom prst="rect">
                        <a:avLst/>
                      </a:prstGeom>
                    </pic:spPr>
                  </pic:pic>
                </a:graphicData>
              </a:graphic>
            </wp:inline>
          </w:drawing>
        </w:r>
      </w:ins>
    </w:p>
    <w:p w14:paraId="7A43ADC3" w14:textId="01A44220" w:rsidR="00C636A0" w:rsidRDefault="00C636A0">
      <w:pPr>
        <w:pStyle w:val="Caption"/>
        <w:rPr>
          <w:ins w:id="722" w:author="Windows User" w:date="2019-09-28T13:13:00Z"/>
        </w:rPr>
        <w:pPrChange w:id="723" w:author="Windows User" w:date="2019-09-28T13:13:00Z">
          <w:pPr>
            <w:ind w:firstLine="0"/>
          </w:pPr>
        </w:pPrChange>
      </w:pPr>
      <w:bookmarkStart w:id="724" w:name="_Ref20569127"/>
      <w:ins w:id="725" w:author="Windows User" w:date="2019-09-28T13:13:00Z">
        <w:r>
          <w:t xml:space="preserve">Figure </w:t>
        </w:r>
        <w:r>
          <w:fldChar w:fldCharType="begin"/>
        </w:r>
        <w:r>
          <w:instrText xml:space="preserve"> SEQ Figure \* ARABIC </w:instrText>
        </w:r>
      </w:ins>
      <w:r>
        <w:fldChar w:fldCharType="separate"/>
      </w:r>
      <w:ins w:id="726" w:author="Windows User" w:date="2019-09-28T13:25:00Z">
        <w:r w:rsidR="00D8229A">
          <w:rPr>
            <w:noProof/>
          </w:rPr>
          <w:t>8</w:t>
        </w:r>
      </w:ins>
      <w:ins w:id="727" w:author="Windows User" w:date="2019-09-28T13:13:00Z">
        <w:r>
          <w:fldChar w:fldCharType="end"/>
        </w:r>
        <w:bookmarkEnd w:id="724"/>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pPr>
        <w:rPr>
          <w:ins w:id="728" w:author="Windows User" w:date="2019-09-28T13:13:00Z"/>
        </w:rPr>
        <w:pPrChange w:id="729" w:author="Windows User" w:date="2019-09-28T13:13:00Z">
          <w:pPr>
            <w:ind w:firstLine="0"/>
          </w:pPr>
        </w:pPrChange>
      </w:pPr>
    </w:p>
    <w:p w14:paraId="5E59DE81" w14:textId="65B4B889" w:rsidR="00D8229A" w:rsidRDefault="00C636A0">
      <w:pPr>
        <w:ind w:firstLine="0"/>
        <w:rPr>
          <w:ins w:id="730" w:author="Windows User" w:date="2019-09-28T13:24:00Z"/>
        </w:rPr>
      </w:pPr>
      <w:ins w:id="731" w:author="Windows User" w:date="2019-09-28T13:19:00Z">
        <w:r>
          <w:t xml:space="preserve">In terms of the multispectral satellite data, </w:t>
        </w:r>
      </w:ins>
      <w:ins w:id="732" w:author="Windows User" w:date="2019-09-28T13:20:00Z">
        <w:r>
          <w:t xml:space="preserve">8 features were extracted, </w:t>
        </w:r>
      </w:ins>
      <w:ins w:id="733" w:author="Windows User" w:date="2019-09-28T13:24:00Z">
        <w:r w:rsidR="00D8229A">
          <w:t>following the same normalization process as for hyperspectral imagery.</w:t>
        </w:r>
      </w:ins>
      <w:ins w:id="734" w:author="Windows User" w:date="2019-09-28T13:34:00Z">
        <w:r w:rsidR="00C1211D">
          <w:t xml:space="preserve"> </w:t>
        </w:r>
      </w:ins>
      <w:ins w:id="735" w:author="Windows User" w:date="2019-09-28T13:35:00Z">
        <w:r w:rsidR="00C1211D">
          <w:fldChar w:fldCharType="begin"/>
        </w:r>
        <w:r w:rsidR="00C1211D">
          <w:instrText xml:space="preserve"> REF _Ref20570154 \h </w:instrText>
        </w:r>
      </w:ins>
      <w:r w:rsidR="00C1211D">
        <w:fldChar w:fldCharType="separate"/>
      </w:r>
      <w:ins w:id="736" w:author="Windows User" w:date="2019-09-28T13:35:00Z">
        <w:r w:rsidR="00C1211D">
          <w:t xml:space="preserve">Figure </w:t>
        </w:r>
        <w:r w:rsidR="00C1211D">
          <w:rPr>
            <w:noProof/>
          </w:rPr>
          <w:t>9</w:t>
        </w:r>
        <w:r w:rsidR="00C1211D">
          <w:fldChar w:fldCharType="end"/>
        </w:r>
        <w:r w:rsidR="00C1211D">
          <w:t xml:space="preserve"> shows mean normalized spectral values averaged </w:t>
        </w:r>
      </w:ins>
      <w:ins w:id="737" w:author="Windows User" w:date="2019-09-28T13:36:00Z">
        <w:r w:rsidR="00C1211D">
          <w:t xml:space="preserve">from multispectral satellite data </w:t>
        </w:r>
      </w:ins>
      <w:ins w:id="738" w:author="Windows User" w:date="2019-09-28T13:35:00Z">
        <w:r w:rsidR="00C1211D">
          <w:t>per tree species for the reference trees in different test polygons.</w:t>
        </w:r>
      </w:ins>
    </w:p>
    <w:p w14:paraId="6CDD312F" w14:textId="77777777" w:rsidR="00D8229A" w:rsidRDefault="00D8229A">
      <w:pPr>
        <w:ind w:firstLine="0"/>
        <w:rPr>
          <w:ins w:id="739" w:author="Windows User" w:date="2019-09-28T13:25:00Z"/>
        </w:rPr>
      </w:pPr>
    </w:p>
    <w:p w14:paraId="7353AD93" w14:textId="77777777" w:rsidR="00D8229A" w:rsidRDefault="00D8229A">
      <w:pPr>
        <w:keepNext/>
        <w:ind w:firstLine="0"/>
        <w:rPr>
          <w:ins w:id="740" w:author="Windows User" w:date="2019-09-28T13:25:00Z"/>
        </w:rPr>
        <w:pPrChange w:id="741" w:author="Windows User" w:date="2019-09-28T13:25:00Z">
          <w:pPr>
            <w:ind w:firstLine="0"/>
          </w:pPr>
        </w:pPrChange>
      </w:pPr>
      <w:ins w:id="742" w:author="Windows User" w:date="2019-09-28T13:25:00Z">
        <w:r>
          <w:rPr>
            <w:noProof/>
            <w:lang w:val="en-US"/>
          </w:rPr>
          <w:drawing>
            <wp:inline distT="0" distB="0" distL="0" distR="0" wp14:anchorId="0ECA7649" wp14:editId="1EC4BBF1">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46225"/>
                      </a:xfrm>
                      <a:prstGeom prst="rect">
                        <a:avLst/>
                      </a:prstGeom>
                    </pic:spPr>
                  </pic:pic>
                </a:graphicData>
              </a:graphic>
            </wp:inline>
          </w:drawing>
        </w:r>
      </w:ins>
    </w:p>
    <w:p w14:paraId="221EDA5D" w14:textId="325EE6FC" w:rsidR="00C636A0" w:rsidRDefault="00D8229A">
      <w:pPr>
        <w:pStyle w:val="Caption"/>
        <w:rPr>
          <w:ins w:id="743" w:author="Windows User" w:date="2019-09-28T13:25:00Z"/>
        </w:rPr>
        <w:pPrChange w:id="744" w:author="Windows User" w:date="2019-09-28T13:25:00Z">
          <w:pPr>
            <w:ind w:firstLine="0"/>
          </w:pPr>
        </w:pPrChange>
      </w:pPr>
      <w:bookmarkStart w:id="745" w:name="_Ref20570154"/>
      <w:ins w:id="746" w:author="Windows User" w:date="2019-09-28T13:25:00Z">
        <w:r>
          <w:t xml:space="preserve">Figure </w:t>
        </w:r>
        <w:r>
          <w:fldChar w:fldCharType="begin"/>
        </w:r>
        <w:r>
          <w:instrText xml:space="preserve"> SEQ Figure \* ARABIC </w:instrText>
        </w:r>
      </w:ins>
      <w:r>
        <w:fldChar w:fldCharType="separate"/>
      </w:r>
      <w:ins w:id="747" w:author="Windows User" w:date="2019-09-28T13:25:00Z">
        <w:r>
          <w:rPr>
            <w:noProof/>
          </w:rPr>
          <w:t>9</w:t>
        </w:r>
        <w:r>
          <w:fldChar w:fldCharType="end"/>
        </w:r>
        <w:bookmarkEnd w:id="745"/>
        <w:r>
          <w:t xml:space="preserve">. </w:t>
        </w:r>
        <w:r w:rsidRPr="00A174FF">
          <w:t xml:space="preserve">Mean (normalized) spectral values of the reference trees for four tree species in different test polygons using </w:t>
        </w:r>
      </w:ins>
      <w:ins w:id="748" w:author="Windows User" w:date="2019-09-28T13:35:00Z">
        <w:r w:rsidR="00C1211D">
          <w:t>multispectral</w:t>
        </w:r>
      </w:ins>
      <w:ins w:id="749" w:author="Windows User" w:date="2019-09-28T13:25:00Z">
        <w:r w:rsidRPr="00A174FF">
          <w:t xml:space="preserve"> </w:t>
        </w:r>
      </w:ins>
      <w:ins w:id="750" w:author="Windows User" w:date="2019-09-28T13:35:00Z">
        <w:r w:rsidR="00C1211D">
          <w:t>satellite</w:t>
        </w:r>
      </w:ins>
      <w:ins w:id="751" w:author="Windows User" w:date="2019-09-28T13:25:00Z">
        <w:r w:rsidRPr="00A174FF">
          <w:t xml:space="preserve"> imagery.</w:t>
        </w:r>
      </w:ins>
      <w:ins w:id="752" w:author="Windows User" w:date="2019-09-28T13:20:00Z">
        <w:r w:rsidR="00C636A0">
          <w:t xml:space="preserve"> </w:t>
        </w:r>
      </w:ins>
    </w:p>
    <w:p w14:paraId="3D21430D" w14:textId="68D036EE" w:rsidR="00D8229A" w:rsidRDefault="00D8229A">
      <w:pPr>
        <w:ind w:firstLine="0"/>
        <w:rPr>
          <w:ins w:id="753" w:author="Windows User" w:date="2019-09-29T23:04:00Z"/>
        </w:rPr>
      </w:pPr>
    </w:p>
    <w:p w14:paraId="2C691D08" w14:textId="41B833C3" w:rsidR="00EE600A" w:rsidRPr="00942523" w:rsidRDefault="00727A7B" w:rsidP="00EE600A">
      <w:pPr>
        <w:ind w:firstLine="0"/>
        <w:jc w:val="left"/>
        <w:rPr>
          <w:ins w:id="754" w:author="Windows User" w:date="2019-09-29T23:04:00Z"/>
          <w:rStyle w:val="apple-converted-space"/>
          <w:b/>
          <w:i/>
          <w:lang w:eastAsia="zh-TW"/>
        </w:rPr>
      </w:pPr>
      <w:ins w:id="755" w:author="Windows User" w:date="2019-09-29T23:14:00Z">
        <w:r>
          <w:rPr>
            <w:rStyle w:val="Emphasis"/>
            <w:b/>
            <w:bCs/>
            <w:i w:val="0"/>
            <w:lang w:eastAsia="zh-TW"/>
          </w:rPr>
          <w:t>3</w:t>
        </w:r>
      </w:ins>
      <w:ins w:id="756" w:author="Windows User" w:date="2019-09-29T23:04:00Z">
        <w:r w:rsidR="00EE600A" w:rsidRPr="00942523">
          <w:rPr>
            <w:rStyle w:val="Emphasis"/>
            <w:rFonts w:hint="eastAsia"/>
            <w:b/>
            <w:bCs/>
            <w:i w:val="0"/>
            <w:lang w:eastAsia="zh-TW"/>
          </w:rPr>
          <w:t xml:space="preserve">. </w:t>
        </w:r>
      </w:ins>
      <w:ins w:id="757" w:author="Windows User" w:date="2019-09-29T23:14:00Z">
        <w:r w:rsidRPr="00727A7B">
          <w:rPr>
            <w:rStyle w:val="Emphasis"/>
            <w:b/>
            <w:bCs/>
            <w:i w:val="0"/>
          </w:rPr>
          <w:t>Results</w:t>
        </w:r>
      </w:ins>
    </w:p>
    <w:p w14:paraId="16D847C5" w14:textId="77777777" w:rsidR="00EE600A" w:rsidRDefault="00EE600A">
      <w:pPr>
        <w:ind w:firstLine="0"/>
        <w:rPr>
          <w:ins w:id="758" w:author="Windows User" w:date="2019-09-28T13:25:00Z"/>
        </w:rPr>
      </w:pPr>
    </w:p>
    <w:p w14:paraId="667C7860" w14:textId="793C026C" w:rsidR="00D8229A" w:rsidRDefault="00727A7B">
      <w:pPr>
        <w:ind w:firstLine="0"/>
        <w:rPr>
          <w:ins w:id="759" w:author="Windows User" w:date="2019-09-29T23:20:00Z"/>
        </w:rPr>
      </w:pPr>
      <w:ins w:id="760" w:author="Windows User" w:date="2019-09-29T23:20:00Z">
        <w:r w:rsidRPr="00727A7B">
          <w:t>Performance of the classification algorithms is estimated using leave-one-out cross-validation (LOOCV) scheme, which is a special case of cross-validation when each sample is used for validation exactly one time. The following two metrics are calculated in order to compare the algorithms: Overall Accuracy (OA) (Eq.~\ref{</w:t>
        </w:r>
        <w:proofErr w:type="spellStart"/>
        <w:proofErr w:type="gramStart"/>
        <w:r w:rsidRPr="00727A7B">
          <w:t>eq:accuracy</w:t>
        </w:r>
        <w:proofErr w:type="spellEnd"/>
        <w:proofErr w:type="gramEnd"/>
        <w:r w:rsidRPr="00727A7B">
          <w:t>}) -- the proportion of correctly classified samples and F-score (Eq.~\ref{</w:t>
        </w:r>
        <w:proofErr w:type="spellStart"/>
        <w:r w:rsidRPr="00727A7B">
          <w:t>eq:f_score</w:t>
        </w:r>
        <w:proofErr w:type="spellEnd"/>
        <w:r w:rsidRPr="00727A7B">
          <w:t>}) -- harmonic mean of precision (Eq.~\ref{</w:t>
        </w:r>
        <w:proofErr w:type="spellStart"/>
        <w:r w:rsidRPr="00727A7B">
          <w:t>eq:precision</w:t>
        </w:r>
        <w:proofErr w:type="spellEnd"/>
        <w:r w:rsidRPr="00727A7B">
          <w:t>}) and recall (Eq.~\ref{</w:t>
        </w:r>
        <w:proofErr w:type="spellStart"/>
        <w:r w:rsidRPr="00727A7B">
          <w:t>eq:recall</w:t>
        </w:r>
        <w:proofErr w:type="spellEnd"/>
        <w:r w:rsidRPr="00727A7B">
          <w:t>}).</w:t>
        </w:r>
      </w:ins>
    </w:p>
    <w:p w14:paraId="0E35D343" w14:textId="4FBD30D5" w:rsidR="00727A7B" w:rsidRDefault="00727A7B">
      <w:pPr>
        <w:ind w:firstLine="0"/>
        <w:rPr>
          <w:ins w:id="761" w:author="Windows User" w:date="2019-09-29T23:20:00Z"/>
        </w:rPr>
      </w:pPr>
    </w:p>
    <w:p w14:paraId="28074B66" w14:textId="552A8B5B" w:rsidR="00727A7B" w:rsidRDefault="00727A7B">
      <w:pPr>
        <w:ind w:firstLine="0"/>
        <w:rPr>
          <w:ins w:id="762" w:author="Windows User" w:date="2019-09-29T23:29:00Z"/>
        </w:rPr>
      </w:pPr>
    </w:p>
    <w:p w14:paraId="5C311453" w14:textId="60D0B513" w:rsidR="00F676BC" w:rsidRPr="00F676BC" w:rsidRDefault="00F676BC">
      <w:pPr>
        <w:ind w:firstLine="0"/>
        <w:rPr>
          <w:ins w:id="763" w:author="Windows User" w:date="2019-09-29T23:30:00Z"/>
          <w:rPrChange w:id="764" w:author="Windows User" w:date="2019-09-29T23:30:00Z">
            <w:rPr>
              <w:ins w:id="765" w:author="Windows User" w:date="2019-09-29T23:30:00Z"/>
            </w:rPr>
          </w:rPrChange>
        </w:rPr>
      </w:pPr>
      <m:oMathPara>
        <m:oMath>
          <m:r>
            <w:ins w:id="766" w:author="Windows User" w:date="2019-09-29T23:30:00Z">
              <w:rPr>
                <w:rFonts w:ascii="Cambria Math" w:hAnsi="Cambria Math"/>
              </w:rPr>
              <m:t>OA=</m:t>
            </w:ins>
          </m:r>
          <m:f>
            <m:fPr>
              <m:ctrlPr>
                <w:ins w:id="767" w:author="Windows User" w:date="2019-09-29T23:30:00Z">
                  <w:rPr>
                    <w:rFonts w:ascii="Cambria Math" w:hAnsi="Cambria Math"/>
                    <w:i/>
                  </w:rPr>
                </w:ins>
              </m:ctrlPr>
            </m:fPr>
            <m:num>
              <m:r>
                <w:ins w:id="768" w:author="Windows User" w:date="2019-09-29T23:30:00Z">
                  <w:rPr>
                    <w:rFonts w:ascii="Cambria Math" w:hAnsi="Cambria Math"/>
                  </w:rPr>
                  <m:t>TP</m:t>
                </w:ins>
              </m:r>
            </m:num>
            <m:den>
              <m:r>
                <w:ins w:id="769" w:author="Windows User" w:date="2019-09-29T23:30:00Z">
                  <w:rPr>
                    <w:rFonts w:ascii="Cambria Math" w:hAnsi="Cambria Math"/>
                  </w:rPr>
                  <m:t>N</m:t>
                </w:ins>
              </m:r>
            </m:den>
          </m:f>
        </m:oMath>
      </m:oMathPara>
    </w:p>
    <w:p w14:paraId="41BF874C" w14:textId="10035A9D" w:rsidR="00F676BC" w:rsidRDefault="00F676BC">
      <w:pPr>
        <w:ind w:firstLine="0"/>
        <w:rPr>
          <w:ins w:id="770" w:author="Windows User" w:date="2019-09-29T23:30:00Z"/>
        </w:rPr>
      </w:pPr>
    </w:p>
    <w:p w14:paraId="1F341ACF" w14:textId="5E688090" w:rsidR="00F676BC" w:rsidRPr="00F676BC" w:rsidRDefault="00F676BC" w:rsidP="00F676BC">
      <w:pPr>
        <w:ind w:firstLine="0"/>
        <w:rPr>
          <w:ins w:id="771" w:author="Windows User" w:date="2019-09-29T23:31:00Z"/>
          <w:rPrChange w:id="772" w:author="Windows User" w:date="2019-09-29T23:31:00Z">
            <w:rPr>
              <w:ins w:id="773" w:author="Windows User" w:date="2019-09-29T23:31:00Z"/>
            </w:rPr>
          </w:rPrChange>
        </w:rPr>
      </w:pPr>
      <m:oMathPara>
        <m:oMath>
          <m:r>
            <w:ins w:id="774" w:author="Windows User" w:date="2019-09-29T23:30:00Z">
              <w:rPr>
                <w:rFonts w:ascii="Cambria Math" w:hAnsi="Cambria Math"/>
              </w:rPr>
              <m:t>F score</m:t>
            </w:ins>
          </m:r>
          <m:r>
            <w:ins w:id="775" w:author="Windows User" w:date="2019-09-29T23:30:00Z">
              <w:rPr>
                <w:rFonts w:ascii="Cambria Math" w:hAnsi="Cambria Math"/>
              </w:rPr>
              <m:t>=</m:t>
            </w:ins>
          </m:r>
          <m:r>
            <w:ins w:id="776" w:author="Windows User" w:date="2019-09-29T23:30:00Z">
              <w:rPr>
                <w:rFonts w:ascii="Cambria Math" w:hAnsi="Cambria Math"/>
              </w:rPr>
              <m:t>2*</m:t>
            </w:ins>
          </m:r>
          <m:f>
            <m:fPr>
              <m:ctrlPr>
                <w:ins w:id="777" w:author="Windows User" w:date="2019-09-29T23:30:00Z">
                  <w:rPr>
                    <w:rFonts w:ascii="Cambria Math" w:hAnsi="Cambria Math"/>
                    <w:i/>
                  </w:rPr>
                </w:ins>
              </m:ctrlPr>
            </m:fPr>
            <m:num>
              <m:r>
                <w:ins w:id="778" w:author="Windows User" w:date="2019-09-29T23:30:00Z">
                  <w:rPr>
                    <w:rFonts w:ascii="Cambria Math" w:hAnsi="Cambria Math"/>
                  </w:rPr>
                  <m:t>Precision</m:t>
                </w:ins>
              </m:r>
              <m:r>
                <w:ins w:id="779" w:author="Windows User" w:date="2019-09-29T23:31:00Z">
                  <w:rPr>
                    <w:rFonts w:ascii="Cambria Math" w:hAnsi="Cambria Math"/>
                  </w:rPr>
                  <m:t>*Recall</m:t>
                </w:ins>
              </m:r>
            </m:num>
            <m:den>
              <m:r>
                <w:ins w:id="780" w:author="Windows User" w:date="2019-09-29T23:31:00Z">
                  <w:rPr>
                    <w:rFonts w:ascii="Cambria Math" w:hAnsi="Cambria Math"/>
                  </w:rPr>
                  <m:t>Precision+Recall</m:t>
                </w:ins>
              </m:r>
            </m:den>
          </m:f>
        </m:oMath>
      </m:oMathPara>
    </w:p>
    <w:p w14:paraId="6A18EC6D" w14:textId="7A4F91A2" w:rsidR="00F676BC" w:rsidRDefault="00F676BC" w:rsidP="00F676BC">
      <w:pPr>
        <w:ind w:firstLine="0"/>
        <w:rPr>
          <w:ins w:id="781" w:author="Windows User" w:date="2019-09-29T23:31:00Z"/>
        </w:rPr>
      </w:pPr>
    </w:p>
    <w:p w14:paraId="2D990A2E" w14:textId="360DAD02" w:rsidR="00F676BC" w:rsidRPr="00F676BC" w:rsidRDefault="00F676BC" w:rsidP="00F676BC">
      <w:pPr>
        <w:ind w:firstLine="0"/>
        <w:rPr>
          <w:ins w:id="782" w:author="Windows User" w:date="2019-09-29T23:31:00Z"/>
          <w:rPrChange w:id="783" w:author="Windows User" w:date="2019-09-29T23:31:00Z">
            <w:rPr>
              <w:ins w:id="784" w:author="Windows User" w:date="2019-09-29T23:31:00Z"/>
            </w:rPr>
          </w:rPrChange>
        </w:rPr>
      </w:pPr>
      <m:oMathPara>
        <m:oMath>
          <m:r>
            <w:ins w:id="785" w:author="Windows User" w:date="2019-09-29T23:31:00Z">
              <w:rPr>
                <w:rFonts w:ascii="Cambria Math" w:hAnsi="Cambria Math"/>
              </w:rPr>
              <m:t>Precision</m:t>
            </w:ins>
          </m:r>
          <m:r>
            <w:ins w:id="786" w:author="Windows User" w:date="2019-09-29T23:31:00Z">
              <w:rPr>
                <w:rFonts w:ascii="Cambria Math" w:hAnsi="Cambria Math"/>
              </w:rPr>
              <m:t>=</m:t>
            </w:ins>
          </m:r>
          <m:f>
            <m:fPr>
              <m:ctrlPr>
                <w:ins w:id="787" w:author="Windows User" w:date="2019-09-29T23:31:00Z">
                  <w:rPr>
                    <w:rFonts w:ascii="Cambria Math" w:hAnsi="Cambria Math"/>
                    <w:i/>
                  </w:rPr>
                </w:ins>
              </m:ctrlPr>
            </m:fPr>
            <m:num>
              <m:r>
                <w:ins w:id="788" w:author="Windows User" w:date="2019-09-29T23:31:00Z">
                  <w:rPr>
                    <w:rFonts w:ascii="Cambria Math" w:hAnsi="Cambria Math"/>
                  </w:rPr>
                  <m:t>TP</m:t>
                </w:ins>
              </m:r>
            </m:num>
            <m:den>
              <m:r>
                <w:ins w:id="789" w:author="Windows User" w:date="2019-09-29T23:31:00Z">
                  <w:rPr>
                    <w:rFonts w:ascii="Cambria Math" w:hAnsi="Cambria Math"/>
                  </w:rPr>
                  <m:t>TP+FP</m:t>
                </w:ins>
              </m:r>
            </m:den>
          </m:f>
        </m:oMath>
      </m:oMathPara>
    </w:p>
    <w:p w14:paraId="45B30662" w14:textId="77777777" w:rsidR="00F676BC" w:rsidRPr="00C636A0" w:rsidRDefault="00F676BC" w:rsidP="00F676BC">
      <w:pPr>
        <w:ind w:firstLine="0"/>
        <w:rPr>
          <w:ins w:id="790" w:author="Windows User" w:date="2019-09-29T23:31:00Z"/>
        </w:rPr>
      </w:pPr>
    </w:p>
    <w:p w14:paraId="53475259" w14:textId="6E65182C" w:rsidR="00F676BC" w:rsidRPr="00C636A0" w:rsidRDefault="00F676BC" w:rsidP="00F676BC">
      <w:pPr>
        <w:ind w:firstLine="0"/>
        <w:rPr>
          <w:ins w:id="791" w:author="Windows User" w:date="2019-09-29T23:31:00Z"/>
        </w:rPr>
      </w:pPr>
      <m:oMathPara>
        <m:oMath>
          <m:r>
            <w:ins w:id="792" w:author="Windows User" w:date="2019-09-29T23:31:00Z">
              <w:rPr>
                <w:rFonts w:ascii="Cambria Math" w:hAnsi="Cambria Math"/>
              </w:rPr>
              <m:t>Recall</m:t>
            </w:ins>
          </m:r>
          <m:r>
            <w:ins w:id="793" w:author="Windows User" w:date="2019-09-29T23:31:00Z">
              <w:rPr>
                <w:rFonts w:ascii="Cambria Math" w:hAnsi="Cambria Math"/>
              </w:rPr>
              <m:t>=</m:t>
            </w:ins>
          </m:r>
          <m:f>
            <m:fPr>
              <m:ctrlPr>
                <w:ins w:id="794" w:author="Windows User" w:date="2019-09-29T23:31:00Z">
                  <w:rPr>
                    <w:rFonts w:ascii="Cambria Math" w:hAnsi="Cambria Math"/>
                    <w:i/>
                  </w:rPr>
                </w:ins>
              </m:ctrlPr>
            </m:fPr>
            <m:num>
              <m:r>
                <w:ins w:id="795" w:author="Windows User" w:date="2019-09-29T23:31:00Z">
                  <w:rPr>
                    <w:rFonts w:ascii="Cambria Math" w:hAnsi="Cambria Math"/>
                  </w:rPr>
                  <m:t>TP</m:t>
                </w:ins>
              </m:r>
            </m:num>
            <m:den>
              <m:r>
                <w:ins w:id="796" w:author="Windows User" w:date="2019-09-29T23:31:00Z">
                  <w:rPr>
                    <w:rFonts w:ascii="Cambria Math" w:hAnsi="Cambria Math"/>
                  </w:rPr>
                  <m:t>TP+F</m:t>
                </w:ins>
              </m:r>
              <m:r>
                <w:ins w:id="797" w:author="Windows User" w:date="2019-09-29T23:32:00Z">
                  <w:rPr>
                    <w:rFonts w:ascii="Cambria Math" w:hAnsi="Cambria Math"/>
                  </w:rPr>
                  <m:t>Nc</m:t>
                </w:ins>
              </m:r>
            </m:den>
          </m:f>
        </m:oMath>
      </m:oMathPara>
    </w:p>
    <w:p w14:paraId="5992FA0C" w14:textId="77777777" w:rsidR="00F676BC" w:rsidRPr="00C636A0" w:rsidRDefault="00F676BC" w:rsidP="00F676BC">
      <w:pPr>
        <w:ind w:firstLine="0"/>
        <w:rPr>
          <w:ins w:id="798" w:author="Windows User" w:date="2019-09-29T23:30:00Z"/>
        </w:rPr>
      </w:pPr>
    </w:p>
    <w:p w14:paraId="0FA40D2C" w14:textId="376E33A2" w:rsidR="00F676BC" w:rsidRDefault="00F676BC" w:rsidP="00F676BC">
      <w:pPr>
        <w:ind w:firstLine="0"/>
        <w:rPr>
          <w:ins w:id="799" w:author="Windows User" w:date="2019-09-29T23:32:00Z"/>
        </w:rPr>
      </w:pPr>
      <w:ins w:id="800" w:author="Windows User" w:date="2019-09-29T23:32:00Z">
        <w:r>
          <w:t xml:space="preserve">where </w:t>
        </w:r>
      </w:ins>
      <w:ins w:id="801" w:author="Windows User" w:date="2019-09-29T23:33:00Z">
        <w:r w:rsidRPr="00F676BC">
          <w:rPr>
            <w:i/>
            <w:rPrChange w:id="802" w:author="Windows User" w:date="2019-09-29T23:33:00Z">
              <w:rPr/>
            </w:rPrChange>
          </w:rPr>
          <w:t>N</w:t>
        </w:r>
        <w:r>
          <w:rPr>
            <w:i/>
          </w:rPr>
          <w:t xml:space="preserve"> </w:t>
        </w:r>
      </w:ins>
      <w:ins w:id="803" w:author="Windows User" w:date="2019-09-29T23:32:00Z">
        <w:r>
          <w:t>-- the total number of samples,</w:t>
        </w:r>
      </w:ins>
      <w:ins w:id="804" w:author="Windows User" w:date="2019-09-29T23:33:00Z">
        <w:r>
          <w:t xml:space="preserve"> </w:t>
        </w:r>
        <w:r w:rsidRPr="00F676BC">
          <w:rPr>
            <w:i/>
            <w:rPrChange w:id="805" w:author="Windows User" w:date="2019-09-29T23:33:00Z">
              <w:rPr/>
            </w:rPrChange>
          </w:rPr>
          <w:t>TP</w:t>
        </w:r>
        <w:r>
          <w:t xml:space="preserve"> </w:t>
        </w:r>
      </w:ins>
      <w:ins w:id="806" w:author="Windows User" w:date="2019-09-29T23:32:00Z">
        <w:r>
          <w:t xml:space="preserve">-- the number of true positive classifications, </w:t>
        </w:r>
      </w:ins>
      <w:ins w:id="807" w:author="Windows User" w:date="2019-09-29T23:33:00Z">
        <w:r w:rsidRPr="00F676BC">
          <w:rPr>
            <w:i/>
            <w:rPrChange w:id="808" w:author="Windows User" w:date="2019-09-29T23:33:00Z">
              <w:rPr/>
            </w:rPrChange>
          </w:rPr>
          <w:t>FP</w:t>
        </w:r>
      </w:ins>
      <w:ins w:id="809" w:author="Windows User" w:date="2019-09-29T23:32:00Z">
        <w:r>
          <w:t xml:space="preserve"> -- the number of false positive classifications, </w:t>
        </w:r>
      </w:ins>
      <w:ins w:id="810" w:author="Windows User" w:date="2019-09-29T23:34:00Z">
        <w:r>
          <w:rPr>
            <w:i/>
          </w:rPr>
          <w:t xml:space="preserve">FN </w:t>
        </w:r>
      </w:ins>
      <w:ins w:id="811" w:author="Windows User" w:date="2019-09-29T23:32:00Z">
        <w:r>
          <w:t>-- the number of false negative classifications.</w:t>
        </w:r>
      </w:ins>
    </w:p>
    <w:p w14:paraId="239A00CA" w14:textId="77777777" w:rsidR="00F676BC" w:rsidRDefault="00F676BC" w:rsidP="00F676BC">
      <w:pPr>
        <w:ind w:firstLine="0"/>
        <w:rPr>
          <w:ins w:id="812" w:author="Windows User" w:date="2019-09-29T23:32:00Z"/>
        </w:rPr>
      </w:pPr>
    </w:p>
    <w:p w14:paraId="6BB7E8E9" w14:textId="6124B820" w:rsidR="00F676BC" w:rsidRPr="00C636A0" w:rsidRDefault="00F676BC" w:rsidP="00F676BC">
      <w:pPr>
        <w:ind w:firstLine="0"/>
        <w:rPr>
          <w:ins w:id="813" w:author="Windows User" w:date="2019-09-28T13:01:00Z"/>
        </w:rPr>
      </w:pPr>
      <w:ins w:id="814" w:author="Windows User" w:date="2019-09-29T23:32:00Z">
        <w:r>
          <w:t>Table~\ref{</w:t>
        </w:r>
        <w:proofErr w:type="spellStart"/>
        <w:r>
          <w:t>tab:cv</w:t>
        </w:r>
        <w:proofErr w:type="spellEnd"/>
        <w:r>
          <w:t xml:space="preserve">} contains </w:t>
        </w:r>
        <w:r w:rsidRPr="00F676BC">
          <w:rPr>
            <w:i/>
            <w:rPrChange w:id="815" w:author="Windows User" w:date="2019-09-29T23:34:00Z">
              <w:rPr/>
            </w:rPrChange>
          </w:rPr>
          <w:t>OA</w:t>
        </w:r>
        <w:r>
          <w:t xml:space="preserve"> and </w:t>
        </w:r>
        <w:r w:rsidRPr="00F676BC">
          <w:rPr>
            <w:i/>
            <w:rPrChange w:id="816" w:author="Windows User" w:date="2019-09-29T23:34:00Z">
              <w:rPr/>
            </w:rPrChange>
          </w:rPr>
          <w:t>F-score</w:t>
        </w:r>
        <w:r>
          <w:t xml:space="preserve"> values for different classifiers on cross-validation when using different crown area sizes for features extraction. The most optimal circle radius value for tree species classification </w:t>
        </w:r>
        <w:r w:rsidRPr="00F676BC">
          <w:rPr>
            <w:highlight w:val="yellow"/>
            <w:rPrChange w:id="817" w:author="Windows User" w:date="2019-09-29T23:34:00Z">
              <w:rPr/>
            </w:rPrChange>
          </w:rPr>
          <w:t>is 1.0 m according to the experiments in this work</w:t>
        </w:r>
        <w:r>
          <w:t>. Additionally, confusion matrices for all classifiers are built when using 1.0 m circle radius area (Figure~\ref{</w:t>
        </w:r>
        <w:proofErr w:type="spellStart"/>
        <w:proofErr w:type="gramStart"/>
        <w:r>
          <w:t>fig:confusion</w:t>
        </w:r>
        <w:proofErr w:type="spellEnd"/>
        <w:proofErr w:type="gramEnd"/>
        <w:r>
          <w:t xml:space="preserve">}), in order to show how each tree </w:t>
        </w:r>
      </w:ins>
      <w:ins w:id="818" w:author="Windows User" w:date="2019-09-29T23:34:00Z">
        <w:r>
          <w:t>species</w:t>
        </w:r>
      </w:ins>
      <w:ins w:id="819" w:author="Windows User" w:date="2019-09-29T23:32:00Z">
        <w:r>
          <w:t xml:space="preserve"> of the reference trees are classified during cross-validation.</w:t>
        </w:r>
      </w:ins>
    </w:p>
    <w:p w14:paraId="64221F50" w14:textId="6F4A9EB6" w:rsidR="00802498" w:rsidDel="006320C7" w:rsidRDefault="00802498" w:rsidP="000B55D5">
      <w:pPr>
        <w:pStyle w:val="IACSubheading"/>
        <w:rPr>
          <w:del w:id="820" w:author="Windows User" w:date="2019-09-28T00:28:00Z"/>
          <w:lang w:eastAsia="zh-TW"/>
        </w:rPr>
      </w:pPr>
      <w:del w:id="821" w:author="Windows User" w:date="2019-09-28T00:28:00Z">
        <w:r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822" w:author="Windows User" w:date="2019-09-28T00:30:00Z"/>
          <w:lang w:eastAsia="zh-TW"/>
        </w:rPr>
      </w:pPr>
    </w:p>
    <w:p w14:paraId="0985811B" w14:textId="3C77E3F0" w:rsidR="00C636A0" w:rsidRPr="00C636A0" w:rsidDel="003D4208" w:rsidRDefault="00942523">
      <w:pPr>
        <w:pStyle w:val="ListParagraph"/>
        <w:ind w:left="360" w:firstLine="0"/>
        <w:rPr>
          <w:del w:id="823" w:author="Windows User" w:date="2019-09-30T00:03:00Z"/>
          <w:rStyle w:val="Emphasis"/>
          <w:b/>
          <w:bCs/>
          <w:i w:val="0"/>
          <w:lang w:eastAsia="zh-TW"/>
        </w:rPr>
        <w:pPrChange w:id="824" w:author="Windows User" w:date="2019-09-28T13:13:00Z">
          <w:pPr>
            <w:ind w:firstLine="0"/>
          </w:pPr>
        </w:pPrChange>
      </w:pPr>
      <w:bookmarkStart w:id="825" w:name="30000"/>
      <w:bookmarkEnd w:id="825"/>
      <w:del w:id="826" w:author="Windows User" w:date="2019-09-28T13:13:00Z">
        <w:r w:rsidRPr="00C636A0" w:rsidDel="00C636A0">
          <w:rPr>
            <w:rStyle w:val="Emphasis"/>
            <w:b/>
            <w:bCs/>
            <w:i w:val="0"/>
            <w:lang w:eastAsia="zh-TW"/>
          </w:rPr>
          <w:delText>3</w:delText>
        </w:r>
        <w:r w:rsidR="00802498" w:rsidRPr="00C636A0" w:rsidDel="00C636A0">
          <w:rPr>
            <w:rStyle w:val="Emphasis"/>
            <w:b/>
            <w:bCs/>
            <w:i w:val="0"/>
            <w:lang w:eastAsia="zh-TW"/>
          </w:rPr>
          <w:delText xml:space="preserve">. </w:delText>
        </w:r>
      </w:del>
      <w:del w:id="827" w:author="Windows User" w:date="2019-09-30T00:03:00Z">
        <w:r w:rsidR="00802498" w:rsidRPr="00C636A0" w:rsidDel="003D4208">
          <w:rPr>
            <w:rStyle w:val="Emphasis"/>
            <w:b/>
            <w:bCs/>
            <w:i w:val="0"/>
          </w:rPr>
          <w:delText>Theory</w:delText>
        </w:r>
        <w:r w:rsidRPr="00C636A0" w:rsidDel="003D4208">
          <w:rPr>
            <w:rStyle w:val="Emphasis"/>
            <w:b/>
            <w:bCs/>
            <w:i w:val="0"/>
            <w:lang w:eastAsia="zh-TW"/>
          </w:rPr>
          <w:delText xml:space="preserve"> and </w:delText>
        </w:r>
        <w:r w:rsidR="00802498" w:rsidRPr="00C636A0" w:rsidDel="003D4208">
          <w:rPr>
            <w:rStyle w:val="Emphasis"/>
            <w:b/>
            <w:bCs/>
            <w:i w:val="0"/>
          </w:rPr>
          <w:delText>calculation</w:delText>
        </w:r>
      </w:del>
    </w:p>
    <w:p w14:paraId="48E67663" w14:textId="185A8A12" w:rsidR="00802498" w:rsidDel="003D4208" w:rsidRDefault="00802498" w:rsidP="00802498">
      <w:pPr>
        <w:rPr>
          <w:del w:id="828" w:author="Windows User" w:date="2019-09-30T00:03:00Z"/>
          <w:lang w:eastAsia="zh-TW"/>
        </w:rPr>
      </w:pPr>
      <w:del w:id="829" w:author="Windows User" w:date="2019-09-30T00:03:00Z">
        <w:r w:rsidRPr="00802498" w:rsidDel="003D4208">
          <w:delText>A Theory section should extend, not repeat, the background to the article already dealt with in the Introduction and lay the foundation for further work. In contrast, a Calculation section represents a practical development from a theoretical basis.</w:delText>
        </w:r>
      </w:del>
    </w:p>
    <w:p w14:paraId="4C58888F" w14:textId="646F8910" w:rsidR="00727A99" w:rsidDel="003D4208" w:rsidRDefault="00727A99" w:rsidP="00727A99">
      <w:pPr>
        <w:ind w:firstLine="0"/>
        <w:rPr>
          <w:del w:id="830" w:author="Windows User" w:date="2019-09-30T00:03:00Z"/>
          <w:lang w:eastAsia="zh-TW"/>
        </w:rPr>
      </w:pPr>
    </w:p>
    <w:p w14:paraId="7B7BB28F" w14:textId="42EB06A8" w:rsidR="00727A99" w:rsidRPr="00727A99" w:rsidDel="003D4208" w:rsidRDefault="00727A99" w:rsidP="00727A99">
      <w:pPr>
        <w:pStyle w:val="IACSubheading"/>
        <w:rPr>
          <w:del w:id="831" w:author="Windows User" w:date="2019-09-30T00:03:00Z"/>
          <w:i/>
          <w:u w:val="none"/>
        </w:rPr>
      </w:pPr>
      <w:del w:id="832" w:author="Windows User" w:date="2019-09-30T00:03:00Z">
        <w:r w:rsidDel="003D4208">
          <w:rPr>
            <w:rFonts w:hint="eastAsia"/>
            <w:i/>
            <w:u w:val="none"/>
            <w:lang w:eastAsia="zh-TW"/>
          </w:rPr>
          <w:delText>3</w:delText>
        </w:r>
        <w:r w:rsidRPr="00727A99" w:rsidDel="003D4208">
          <w:rPr>
            <w:i/>
            <w:u w:val="none"/>
          </w:rPr>
          <w:delText>.</w:delText>
        </w:r>
        <w:r w:rsidDel="003D4208">
          <w:rPr>
            <w:rFonts w:hint="eastAsia"/>
            <w:i/>
            <w:u w:val="none"/>
            <w:lang w:eastAsia="zh-TW"/>
          </w:rPr>
          <w:delText>1</w:delText>
        </w:r>
        <w:r w:rsidRPr="00727A99" w:rsidDel="003D4208">
          <w:rPr>
            <w:i/>
            <w:u w:val="none"/>
          </w:rPr>
          <w:delText xml:space="preserve"> Equation </w:delText>
        </w:r>
        <w:r w:rsidDel="003D4208">
          <w:rPr>
            <w:rFonts w:hint="eastAsia"/>
            <w:i/>
            <w:u w:val="none"/>
            <w:lang w:eastAsia="zh-TW"/>
          </w:rPr>
          <w:delText>n</w:delText>
        </w:r>
        <w:r w:rsidRPr="00727A99" w:rsidDel="003D4208">
          <w:rPr>
            <w:i/>
            <w:u w:val="none"/>
          </w:rPr>
          <w:delText>umbers</w:delText>
        </w:r>
      </w:del>
    </w:p>
    <w:p w14:paraId="537E0545" w14:textId="4CBE631B" w:rsidR="00727A99" w:rsidRPr="00727A99" w:rsidDel="003D4208" w:rsidRDefault="00727A99" w:rsidP="00727A99">
      <w:pPr>
        <w:rPr>
          <w:del w:id="833" w:author="Windows User" w:date="2019-09-30T00:03:00Z"/>
          <w:color w:val="FF0000"/>
        </w:rPr>
      </w:pPr>
      <w:del w:id="834" w:author="Windows User" w:date="2019-09-30T00:03:00Z">
        <w:r w:rsidRPr="00727A99" w:rsidDel="003D4208">
          <w:rPr>
            <w:shd w:val="clear" w:color="auto" w:fill="FFFFFF"/>
          </w:rPr>
          <w:delText>Number consecutively any equations that have to be displayed separately from the text (if referred to explicitly in the text). The numbers identifying the equations should be placed in parentheses to the right of the equation.</w:delText>
        </w:r>
        <w:r w:rsidRPr="00727A99" w:rsidDel="003D4208">
          <w:rPr>
            <w:shd w:val="clear" w:color="auto" w:fill="FFFFFF"/>
            <w:lang w:eastAsia="zh-TW"/>
          </w:rPr>
          <w:delText xml:space="preserve"> </w:delText>
        </w:r>
        <w:r w:rsidR="008B250B" w:rsidDel="003D4208">
          <w:rPr>
            <w:rFonts w:hint="eastAsia"/>
            <w:shd w:val="clear" w:color="auto" w:fill="FFFFFF"/>
            <w:lang w:eastAsia="zh-TW"/>
          </w:rPr>
          <w:delText>For example:</w:delText>
        </w:r>
      </w:del>
    </w:p>
    <w:p w14:paraId="249D0282" w14:textId="3EECDF6C" w:rsidR="00C81FB6" w:rsidRPr="00CA4170" w:rsidDel="003D4208" w:rsidRDefault="00C81FB6" w:rsidP="00C81FB6">
      <w:pPr>
        <w:ind w:left="2" w:hanging="2"/>
        <w:rPr>
          <w:del w:id="835" w:author="Windows User" w:date="2019-09-30T00:03:00Z"/>
          <w:sz w:val="24"/>
        </w:rPr>
      </w:pPr>
    </w:p>
    <w:p w14:paraId="3675F1EB" w14:textId="09309685" w:rsidR="00C81FB6" w:rsidRPr="00CA4170" w:rsidDel="003D4208" w:rsidRDefault="00C81FB6" w:rsidP="00C81FB6">
      <w:pPr>
        <w:jc w:val="left"/>
        <w:rPr>
          <w:del w:id="836" w:author="Windows User" w:date="2019-09-30T00:03:00Z"/>
          <w:sz w:val="24"/>
        </w:rPr>
      </w:pPr>
      <w:del w:id="837" w:author="Windows User" w:date="2019-09-30T00:03:00Z">
        <w:r w:rsidRPr="00C81FB6" w:rsidDel="003D4208">
          <w:rPr>
            <w:position w:val="-30"/>
          </w:rPr>
          <w:object w:dxaOrig="2439" w:dyaOrig="680" w14:anchorId="3FDFB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5pt;height:33.85pt" o:ole="">
              <v:imagedata r:id="rId22" o:title=""/>
            </v:shape>
            <o:OLEObject Type="Embed" ProgID="Equation.DSMT4" ShapeID="_x0000_i1025" DrawAspect="Content" ObjectID="_1631307146" r:id="rId23"/>
          </w:object>
        </w:r>
        <w:r w:rsidRPr="00CA4170" w:rsidDel="003D4208">
          <w:rPr>
            <w:rFonts w:hint="eastAsia"/>
            <w:sz w:val="24"/>
          </w:rPr>
          <w:delText xml:space="preserve">                </w:delText>
        </w:r>
        <w:r w:rsidRPr="00C81FB6" w:rsidDel="003D4208">
          <w:rPr>
            <w:rFonts w:hint="eastAsia"/>
          </w:rPr>
          <w:delText xml:space="preserve"> (</w:delText>
        </w:r>
        <w:r w:rsidDel="003D4208">
          <w:rPr>
            <w:rFonts w:hint="eastAsia"/>
            <w:lang w:eastAsia="zh-TW"/>
          </w:rPr>
          <w:delText>1</w:delText>
        </w:r>
        <w:r w:rsidRPr="00C81FB6" w:rsidDel="003D4208">
          <w:rPr>
            <w:rFonts w:hint="eastAsia"/>
          </w:rPr>
          <w:delText>)</w:delText>
        </w:r>
      </w:del>
    </w:p>
    <w:p w14:paraId="65CEA327" w14:textId="280B112F" w:rsidR="008A43EC" w:rsidDel="003D4208" w:rsidRDefault="008A43EC" w:rsidP="00C81FB6">
      <w:pPr>
        <w:ind w:firstLine="0"/>
        <w:rPr>
          <w:del w:id="838" w:author="Windows User" w:date="2019-09-30T00:03:00Z"/>
          <w:i/>
          <w:lang w:eastAsia="zh-TW"/>
        </w:rPr>
      </w:pPr>
    </w:p>
    <w:p w14:paraId="435606C1" w14:textId="2CDBB995" w:rsidR="00C81FB6" w:rsidRPr="00C81FB6" w:rsidDel="003D4208" w:rsidRDefault="00C81FB6" w:rsidP="00C81FB6">
      <w:pPr>
        <w:ind w:firstLine="0"/>
        <w:rPr>
          <w:del w:id="839" w:author="Windows User" w:date="2019-09-30T00:03:00Z"/>
          <w:i/>
          <w:lang w:eastAsia="zh-TW"/>
        </w:rPr>
      </w:pPr>
      <w:del w:id="840" w:author="Windows User" w:date="2019-09-30T00:03:00Z">
        <w:r w:rsidDel="003D4208">
          <w:rPr>
            <w:rFonts w:hint="eastAsia"/>
            <w:i/>
            <w:lang w:eastAsia="zh-TW"/>
          </w:rPr>
          <w:delText>3.2 Figure numbers</w:delText>
        </w:r>
      </w:del>
    </w:p>
    <w:p w14:paraId="564DF00E" w14:textId="77D5B5F1" w:rsidR="00C81FB6" w:rsidDel="003D4208" w:rsidRDefault="00041095" w:rsidP="00041095">
      <w:pPr>
        <w:ind w:firstLineChars="142"/>
        <w:rPr>
          <w:del w:id="841" w:author="Windows User" w:date="2019-09-30T00:03:00Z"/>
          <w:lang w:eastAsia="zh-TW"/>
        </w:rPr>
      </w:pPr>
      <w:del w:id="842" w:author="Windows User" w:date="2019-09-30T00:03:00Z">
        <w:r w:rsidRPr="00041095" w:rsidDel="003D4208">
          <w:rPr>
            <w:shd w:val="clear" w:color="auto" w:fill="FFFFFF"/>
          </w:rPr>
          <w:delText xml:space="preserve">Ensure that each </w:delText>
        </w:r>
        <w:r w:rsidDel="003D4208">
          <w:rPr>
            <w:rFonts w:hint="eastAsia"/>
            <w:shd w:val="clear" w:color="auto" w:fill="FFFFFF"/>
            <w:lang w:eastAsia="zh-TW"/>
          </w:rPr>
          <w:delText>figure/</w:delText>
        </w:r>
        <w:r w:rsidRPr="00041095" w:rsidDel="003D4208">
          <w:rPr>
            <w:shd w:val="clear" w:color="auto" w:fill="FFFFFF"/>
          </w:rPr>
          <w:delText xml:space="preserve">illustration has a </w:delText>
        </w:r>
        <w:r w:rsidR="00CA01E3" w:rsidDel="003D4208">
          <w:rPr>
            <w:rFonts w:hint="eastAsia"/>
            <w:shd w:val="clear" w:color="auto" w:fill="FFFFFF"/>
            <w:lang w:eastAsia="zh-TW"/>
          </w:rPr>
          <w:delText>title</w:delText>
        </w:r>
        <w:r w:rsidRPr="00041095" w:rsidDel="003D4208">
          <w:rPr>
            <w:shd w:val="clear" w:color="auto" w:fill="FFFFFF"/>
          </w:rPr>
          <w:delText xml:space="preserve">. </w:delText>
        </w:r>
        <w:r w:rsidR="00CA01E3" w:rsidDel="003D4208">
          <w:rPr>
            <w:rFonts w:hint="eastAsia"/>
            <w:shd w:val="clear" w:color="auto" w:fill="FFFFFF"/>
            <w:lang w:eastAsia="zh-TW"/>
          </w:rPr>
          <w:delText>All 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041095" w:rsidDel="003D4208">
          <w:rPr>
            <w:shd w:val="clear" w:color="auto" w:fill="FFFFFF"/>
          </w:rPr>
          <w:delText xml:space="preserve"> </w:delText>
        </w:r>
        <w:r w:rsidR="00CA01E3" w:rsidDel="003D4208">
          <w:rPr>
            <w:rFonts w:hint="eastAsia"/>
            <w:shd w:val="clear" w:color="auto" w:fill="FFFFFF"/>
            <w:lang w:eastAsia="zh-TW"/>
          </w:rPr>
          <w:delText>must be numbered and cited</w:delText>
        </w:r>
        <w:r w:rsidR="00BD12F7" w:rsidDel="003D4208">
          <w:rPr>
            <w:rFonts w:hint="eastAsia"/>
            <w:shd w:val="clear" w:color="auto" w:fill="FFFFFF"/>
            <w:lang w:eastAsia="zh-TW"/>
          </w:rPr>
          <w:delText xml:space="preserve"> (see Fig. 1)</w:delText>
        </w:r>
        <w:r w:rsidR="00CA01E3" w:rsidDel="003D4208">
          <w:rPr>
            <w:rFonts w:hint="eastAsia"/>
            <w:shd w:val="clear" w:color="auto" w:fill="FFFFFF"/>
            <w:lang w:eastAsia="zh-TW"/>
          </w:rPr>
          <w:delText xml:space="preserve"> in the text </w:delText>
        </w:r>
        <w:r w:rsidR="004842A4" w:rsidRPr="00BD12F7" w:rsidDel="003D4208">
          <w:rPr>
            <w:shd w:val="clear" w:color="auto" w:fill="FFFFFF"/>
          </w:rPr>
          <w:delText>consecutively</w:delText>
        </w:r>
        <w:r w:rsidRPr="00041095" w:rsidDel="003D4208">
          <w:rPr>
            <w:shd w:val="clear" w:color="auto" w:fill="FFFFFF"/>
          </w:rPr>
          <w:delText>.</w:delText>
        </w:r>
        <w:r w:rsidR="00CA01E3" w:rsidDel="003D4208">
          <w:rPr>
            <w:rFonts w:hint="eastAsia"/>
            <w:shd w:val="clear" w:color="auto" w:fill="FFFFFF"/>
            <w:lang w:eastAsia="zh-TW"/>
          </w:rPr>
          <w:delText xml:space="preserve"> </w:delText>
        </w:r>
        <w:r w:rsidR="00CA01E3" w:rsidRPr="003B37CD" w:rsidDel="003D4208">
          <w:delText>Place figures</w:delText>
        </w:r>
        <w:r w:rsidR="00CA01E3" w:rsidDel="003D4208">
          <w:rPr>
            <w:rFonts w:hint="eastAsia"/>
            <w:shd w:val="clear" w:color="auto" w:fill="FFFFFF"/>
            <w:lang w:eastAsia="zh-TW"/>
          </w:rPr>
          <w:delText>/</w:delText>
        </w:r>
        <w:r w:rsidR="00BD12F7" w:rsidDel="003D4208">
          <w:rPr>
            <w:rFonts w:hint="eastAsia"/>
            <w:shd w:val="clear" w:color="auto" w:fill="FFFFFF"/>
            <w:lang w:eastAsia="zh-TW"/>
          </w:rPr>
          <w:delText xml:space="preserve"> </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3B37CD" w:rsidDel="003D4208">
          <w:delText xml:space="preserve"> as close as possible to the first references to them in the manuscript. Restrict them to single-column width unless this would make them illegible</w:delText>
        </w:r>
        <w:r w:rsidR="00CA01E3" w:rsidDel="003D4208">
          <w:rPr>
            <w:rFonts w:hint="eastAsia"/>
            <w:lang w:eastAsia="zh-TW"/>
          </w:rPr>
          <w:delText xml:space="preserve"> (then </w:delText>
        </w:r>
        <w:r w:rsidR="008B250B" w:rsidDel="003D4208">
          <w:rPr>
            <w:rFonts w:hint="eastAsia"/>
            <w:lang w:eastAsia="zh-TW"/>
          </w:rPr>
          <w:delText xml:space="preserve">extend </w:delText>
        </w:r>
        <w:r w:rsidR="00CA01E3" w:rsidDel="003D4208">
          <w:rPr>
            <w:rFonts w:hint="eastAsia"/>
            <w:lang w:eastAsia="zh-TW"/>
          </w:rPr>
          <w:delText xml:space="preserve">these </w:delText>
        </w:r>
        <w:r w:rsidR="00CA01E3" w:rsidDel="003D4208">
          <w:rPr>
            <w:rFonts w:hint="eastAsia"/>
            <w:shd w:val="clear" w:color="auto" w:fill="FFFFFF"/>
            <w:lang w:eastAsia="zh-TW"/>
          </w:rPr>
          <w:delText>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 xml:space="preserve">s </w:delText>
        </w:r>
        <w:r w:rsidR="008B250B" w:rsidDel="003D4208">
          <w:rPr>
            <w:shd w:val="clear" w:color="auto" w:fill="FFFFFF"/>
            <w:lang w:eastAsia="zh-TW"/>
          </w:rPr>
          <w:delText>across</w:delText>
        </w:r>
        <w:r w:rsidR="008B250B" w:rsidDel="003D4208">
          <w:rPr>
            <w:rFonts w:hint="eastAsia"/>
            <w:shd w:val="clear" w:color="auto" w:fill="FFFFFF"/>
            <w:lang w:eastAsia="zh-TW"/>
          </w:rPr>
          <w:delText xml:space="preserve"> two columns or place them </w:delText>
        </w:r>
        <w:r w:rsidR="00A104E2" w:rsidDel="003D4208">
          <w:rPr>
            <w:rFonts w:hint="eastAsia"/>
            <w:shd w:val="clear" w:color="auto" w:fill="FFFFFF"/>
            <w:lang w:eastAsia="zh-TW"/>
          </w:rPr>
          <w:delText>to the end of your paper)</w:delText>
        </w:r>
        <w:r w:rsidR="00CA01E3" w:rsidRPr="003B37CD" w:rsidDel="003D4208">
          <w:delText>.</w:delText>
        </w:r>
        <w:r w:rsidR="00CA01E3" w:rsidDel="003D4208">
          <w:rPr>
            <w:rFonts w:hint="eastAsia"/>
            <w:lang w:eastAsia="zh-TW"/>
          </w:rPr>
          <w:delText xml:space="preserve"> </w:delText>
        </w:r>
      </w:del>
    </w:p>
    <w:p w14:paraId="06FF300B" w14:textId="5CB1C6A0" w:rsidR="00C81FB6" w:rsidDel="003D4208" w:rsidRDefault="00C81FB6" w:rsidP="00C81FB6">
      <w:pPr>
        <w:ind w:firstLine="0"/>
        <w:rPr>
          <w:del w:id="843" w:author="Windows User" w:date="2019-09-30T00:03:00Z"/>
          <w:lang w:eastAsia="zh-TW"/>
        </w:rPr>
      </w:pPr>
    </w:p>
    <w:p w14:paraId="06E2B924" w14:textId="31619E7D" w:rsidR="00C81FB6" w:rsidDel="003D4208" w:rsidRDefault="00666699" w:rsidP="00BD12F7">
      <w:pPr>
        <w:ind w:firstLine="0"/>
        <w:jc w:val="center"/>
        <w:rPr>
          <w:del w:id="844" w:author="Windows User" w:date="2019-09-30T00:03:00Z"/>
          <w:lang w:eastAsia="zh-TW"/>
        </w:rPr>
      </w:pPr>
      <w:del w:id="845" w:author="Windows User" w:date="2019-09-30T00:03:00Z">
        <w:r w:rsidRPr="00BD12F7" w:rsidDel="003D4208">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del>
    </w:p>
    <w:p w14:paraId="42E554D2" w14:textId="46E6B37F" w:rsidR="00BD12F7" w:rsidDel="003D4208" w:rsidRDefault="00BD12F7" w:rsidP="00BD12F7">
      <w:pPr>
        <w:ind w:firstLine="0"/>
        <w:jc w:val="center"/>
        <w:rPr>
          <w:del w:id="846" w:author="Windows User" w:date="2019-09-30T00:03:00Z"/>
          <w:lang w:eastAsia="zh-TW"/>
        </w:rPr>
      </w:pPr>
      <w:del w:id="847" w:author="Windows User" w:date="2019-09-30T00:03:00Z">
        <w:r w:rsidDel="003D4208">
          <w:rPr>
            <w:rFonts w:hint="eastAsia"/>
            <w:lang w:eastAsia="zh-TW"/>
          </w:rPr>
          <w:delText>Fig. 1</w:delText>
        </w:r>
        <w:r w:rsidR="004842A4" w:rsidDel="003D4208">
          <w:rPr>
            <w:rFonts w:hint="eastAsia"/>
            <w:lang w:eastAsia="zh-TW"/>
          </w:rPr>
          <w:delText>.</w:delText>
        </w:r>
        <w:r w:rsidDel="003D4208">
          <w:rPr>
            <w:rFonts w:hint="eastAsia"/>
            <w:lang w:eastAsia="zh-TW"/>
          </w:rPr>
          <w:delText xml:space="preserve"> SpaceShipTwo carried under White Knight Two</w:delText>
        </w:r>
      </w:del>
    </w:p>
    <w:p w14:paraId="72F3E5B6" w14:textId="1B80D918" w:rsidR="00BD12F7" w:rsidDel="003D4208" w:rsidRDefault="00BD12F7" w:rsidP="00C81FB6">
      <w:pPr>
        <w:ind w:firstLine="0"/>
        <w:rPr>
          <w:del w:id="848" w:author="Windows User" w:date="2019-09-30T00:03:00Z"/>
          <w:lang w:eastAsia="zh-TW"/>
        </w:rPr>
      </w:pPr>
    </w:p>
    <w:p w14:paraId="11C066C3" w14:textId="015CBE94" w:rsidR="00BD12F7" w:rsidDel="003D4208" w:rsidRDefault="00BD12F7" w:rsidP="00BD12F7">
      <w:pPr>
        <w:ind w:firstLine="0"/>
        <w:jc w:val="left"/>
        <w:rPr>
          <w:del w:id="849" w:author="Windows User" w:date="2019-09-30T00:03:00Z"/>
          <w:rStyle w:val="apple-converted-space"/>
          <w:shd w:val="clear" w:color="auto" w:fill="FFFFFF"/>
          <w:lang w:eastAsia="zh-TW"/>
        </w:rPr>
      </w:pPr>
      <w:del w:id="850" w:author="Windows User" w:date="2019-09-30T00:03:00Z">
        <w:r w:rsidDel="003D4208">
          <w:rPr>
            <w:rStyle w:val="Strong"/>
            <w:rFonts w:hint="eastAsia"/>
            <w:b w:val="0"/>
            <w:i/>
            <w:shd w:val="clear" w:color="auto" w:fill="FFFFFF"/>
            <w:lang w:eastAsia="zh-TW"/>
          </w:rPr>
          <w:delText xml:space="preserve">3.3 </w:delText>
        </w:r>
        <w:r w:rsidRPr="00BD12F7" w:rsidDel="003D4208">
          <w:rPr>
            <w:rStyle w:val="Strong"/>
            <w:b w:val="0"/>
            <w:i/>
            <w:shd w:val="clear" w:color="auto" w:fill="FFFFFF"/>
          </w:rPr>
          <w:delText>Tables</w:delText>
        </w:r>
        <w:r w:rsidRPr="00BD12F7" w:rsidDel="003D4208">
          <w:rPr>
            <w:rStyle w:val="apple-converted-space"/>
            <w:shd w:val="clear" w:color="auto" w:fill="FFFFFF"/>
          </w:rPr>
          <w:delText> </w:delText>
        </w:r>
      </w:del>
    </w:p>
    <w:p w14:paraId="1D331332" w14:textId="1AC86D98" w:rsidR="00C81FB6" w:rsidDel="003D4208" w:rsidRDefault="00BD12F7" w:rsidP="00BD12F7">
      <w:pPr>
        <w:ind w:firstLineChars="142"/>
        <w:rPr>
          <w:del w:id="851" w:author="Windows User" w:date="2019-09-30T00:03:00Z"/>
          <w:shd w:val="clear" w:color="auto" w:fill="FFFFFF"/>
          <w:lang w:eastAsia="zh-TW"/>
        </w:rPr>
      </w:pPr>
      <w:del w:id="852" w:author="Windows User" w:date="2019-09-30T00:03:00Z">
        <w:r w:rsidRPr="00BD12F7" w:rsidDel="003D4208">
          <w:rPr>
            <w:shd w:val="clear" w:color="auto" w:fill="FFFFFF"/>
          </w:rPr>
          <w:delText xml:space="preserve">Tables can be placed either next to the relevant text in the article, or on separate page(s) at the end. Number </w:delText>
        </w:r>
        <w:r w:rsidR="004842A4" w:rsidDel="003D4208">
          <w:rPr>
            <w:rFonts w:hint="eastAsia"/>
            <w:shd w:val="clear" w:color="auto" w:fill="FFFFFF"/>
            <w:lang w:eastAsia="zh-TW"/>
          </w:rPr>
          <w:delText xml:space="preserve">and cite (as shown in Table 1) </w:delText>
        </w:r>
        <w:r w:rsidRPr="00BD12F7" w:rsidDel="003D4208">
          <w:rPr>
            <w:shd w:val="clear" w:color="auto" w:fill="FFFFFF"/>
          </w:rPr>
          <w:delText>tables consecutively in accordance with their appearance in the text</w:delText>
        </w:r>
        <w:r w:rsidR="004842A4" w:rsidDel="003D4208">
          <w:rPr>
            <w:rFonts w:hint="eastAsia"/>
            <w:shd w:val="clear" w:color="auto" w:fill="FFFFFF"/>
            <w:lang w:eastAsia="zh-TW"/>
          </w:rPr>
          <w:delText>.</w:delText>
        </w:r>
        <w:r w:rsidRPr="00BD12F7" w:rsidDel="003D4208">
          <w:rPr>
            <w:shd w:val="clear" w:color="auto" w:fill="FFFFFF"/>
          </w:rPr>
          <w:delText xml:space="preserve"> </w:delText>
        </w:r>
        <w:r w:rsidR="004842A4" w:rsidDel="003D4208">
          <w:rPr>
            <w:rFonts w:hint="eastAsia"/>
            <w:shd w:val="clear" w:color="auto" w:fill="FFFFFF"/>
            <w:lang w:eastAsia="zh-TW"/>
          </w:rPr>
          <w:delText>P</w:delText>
        </w:r>
        <w:r w:rsidRPr="00BD12F7" w:rsidDel="003D4208">
          <w:rPr>
            <w:shd w:val="clear" w:color="auto" w:fill="FFFFFF"/>
          </w:rPr>
          <w:delText>lace</w:delText>
        </w:r>
        <w:r w:rsidR="004842A4" w:rsidDel="003D4208">
          <w:rPr>
            <w:rFonts w:hint="eastAsia"/>
            <w:shd w:val="clear" w:color="auto" w:fill="FFFFFF"/>
            <w:lang w:eastAsia="zh-TW"/>
          </w:rPr>
          <w:delText xml:space="preserve"> table title above and</w:delText>
        </w:r>
        <w:r w:rsidRPr="00BD12F7" w:rsidDel="003D4208">
          <w:rPr>
            <w:shd w:val="clear" w:color="auto" w:fill="FFFFFF"/>
          </w:rPr>
          <w:delText xml:space="preserve"> any </w:delText>
        </w:r>
        <w:r w:rsidR="007139C4" w:rsidDel="003D4208">
          <w:rPr>
            <w:rFonts w:hint="eastAsia"/>
            <w:shd w:val="clear" w:color="auto" w:fill="FFFFFF"/>
            <w:lang w:eastAsia="zh-TW"/>
          </w:rPr>
          <w:delText>remark</w:delText>
        </w:r>
        <w:r w:rsidRPr="00BD12F7" w:rsidDel="003D4208">
          <w:rPr>
            <w:shd w:val="clear" w:color="auto" w:fill="FFFFFF"/>
          </w:rPr>
          <w:delText xml:space="preserve">s below the table body. </w:delText>
        </w:r>
      </w:del>
    </w:p>
    <w:p w14:paraId="4B741C29" w14:textId="162119B1" w:rsidR="00BD12F7" w:rsidDel="003D4208" w:rsidRDefault="00BD12F7" w:rsidP="00C81FB6">
      <w:pPr>
        <w:ind w:firstLine="0"/>
        <w:rPr>
          <w:del w:id="853" w:author="Windows User" w:date="2019-09-30T00:03:00Z"/>
          <w:lang w:eastAsia="zh-TW"/>
        </w:rPr>
      </w:pPr>
    </w:p>
    <w:p w14:paraId="4069372C" w14:textId="432684E3" w:rsidR="008D5666" w:rsidDel="003D4208" w:rsidRDefault="008D5666" w:rsidP="00C81FB6">
      <w:pPr>
        <w:ind w:firstLine="0"/>
        <w:rPr>
          <w:del w:id="854" w:author="Windows User" w:date="2019-09-30T00:03:00Z"/>
          <w:lang w:eastAsia="zh-TW"/>
        </w:rPr>
      </w:pPr>
      <w:del w:id="855" w:author="Windows User" w:date="2019-09-30T00:03:00Z">
        <w:r w:rsidDel="003D4208">
          <w:rPr>
            <w:rFonts w:hint="eastAsia"/>
            <w:lang w:eastAsia="zh-TW"/>
          </w:rPr>
          <w:delText>Table 1. Major data of the orbits of Venus, Earth, Mars and Jupiter</w:delText>
        </w:r>
      </w:del>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45"/>
        <w:gridCol w:w="886"/>
        <w:gridCol w:w="792"/>
        <w:gridCol w:w="869"/>
        <w:gridCol w:w="915"/>
        <w:gridCol w:w="20"/>
      </w:tblGrid>
      <w:tr w:rsidR="008D5666" w:rsidRPr="003B37CD" w:rsidDel="003D4208" w14:paraId="3BF46E1E" w14:textId="01B311D5" w:rsidTr="00E40078">
        <w:trPr>
          <w:gridAfter w:val="1"/>
          <w:wAfter w:w="24" w:type="dxa"/>
          <w:del w:id="856" w:author="Windows User" w:date="2019-09-30T00:03:00Z"/>
        </w:trPr>
        <w:tc>
          <w:tcPr>
            <w:tcW w:w="993" w:type="dxa"/>
            <w:tcBorders>
              <w:top w:val="single" w:sz="12" w:space="0" w:color="000000"/>
              <w:bottom w:val="single" w:sz="4" w:space="0" w:color="000000"/>
            </w:tcBorders>
          </w:tcPr>
          <w:p w14:paraId="1F766A81" w14:textId="37C4BE4D" w:rsidR="008D5666" w:rsidRPr="003B37CD" w:rsidDel="003D4208" w:rsidRDefault="008D5666" w:rsidP="00E40078">
            <w:pPr>
              <w:ind w:firstLine="0"/>
              <w:jc w:val="left"/>
              <w:rPr>
                <w:del w:id="857" w:author="Windows User" w:date="2019-09-30T00:03:00Z"/>
              </w:rPr>
            </w:pPr>
          </w:p>
        </w:tc>
        <w:tc>
          <w:tcPr>
            <w:tcW w:w="919" w:type="dxa"/>
            <w:tcBorders>
              <w:top w:val="single" w:sz="12" w:space="0" w:color="000000"/>
              <w:bottom w:val="single" w:sz="4" w:space="0" w:color="000000"/>
            </w:tcBorders>
          </w:tcPr>
          <w:p w14:paraId="1CE09056" w14:textId="5962D14F" w:rsidR="008D5666" w:rsidRPr="003B37CD" w:rsidDel="003D4208" w:rsidRDefault="008D5666" w:rsidP="00E40078">
            <w:pPr>
              <w:ind w:firstLine="0"/>
              <w:jc w:val="left"/>
              <w:rPr>
                <w:del w:id="858" w:author="Windows User" w:date="2019-09-30T00:03:00Z"/>
              </w:rPr>
            </w:pPr>
            <w:del w:id="859" w:author="Windows User" w:date="2019-09-30T00:03:00Z">
              <w:r w:rsidRPr="003B37CD" w:rsidDel="003D4208">
                <w:delText>Venus</w:delText>
              </w:r>
            </w:del>
          </w:p>
        </w:tc>
        <w:tc>
          <w:tcPr>
            <w:tcW w:w="826" w:type="dxa"/>
            <w:tcBorders>
              <w:top w:val="single" w:sz="12" w:space="0" w:color="000000"/>
              <w:bottom w:val="single" w:sz="4" w:space="0" w:color="000000"/>
            </w:tcBorders>
          </w:tcPr>
          <w:p w14:paraId="6E0DF2EE" w14:textId="2FA0C2DB" w:rsidR="008D5666" w:rsidRPr="003B37CD" w:rsidDel="003D4208" w:rsidRDefault="008D5666" w:rsidP="00E40078">
            <w:pPr>
              <w:ind w:firstLine="0"/>
              <w:jc w:val="left"/>
              <w:rPr>
                <w:del w:id="860" w:author="Windows User" w:date="2019-09-30T00:03:00Z"/>
              </w:rPr>
            </w:pPr>
            <w:del w:id="861" w:author="Windows User" w:date="2019-09-30T00:03:00Z">
              <w:r w:rsidRPr="003B37CD" w:rsidDel="003D4208">
                <w:delText>Earth</w:delText>
              </w:r>
            </w:del>
          </w:p>
        </w:tc>
        <w:tc>
          <w:tcPr>
            <w:tcW w:w="924" w:type="dxa"/>
            <w:tcBorders>
              <w:top w:val="single" w:sz="12" w:space="0" w:color="000000"/>
              <w:bottom w:val="single" w:sz="4" w:space="0" w:color="000000"/>
            </w:tcBorders>
          </w:tcPr>
          <w:p w14:paraId="282D7D70" w14:textId="14CC88A0" w:rsidR="008D5666" w:rsidRPr="003B37CD" w:rsidDel="003D4208" w:rsidRDefault="008D5666" w:rsidP="00E40078">
            <w:pPr>
              <w:ind w:firstLine="0"/>
              <w:jc w:val="left"/>
              <w:rPr>
                <w:del w:id="862" w:author="Windows User" w:date="2019-09-30T00:03:00Z"/>
              </w:rPr>
            </w:pPr>
            <w:del w:id="863" w:author="Windows User" w:date="2019-09-30T00:03:00Z">
              <w:r w:rsidRPr="003B37CD" w:rsidDel="003D4208">
                <w:delText>Mars</w:delText>
              </w:r>
            </w:del>
          </w:p>
        </w:tc>
        <w:tc>
          <w:tcPr>
            <w:tcW w:w="956" w:type="dxa"/>
            <w:tcBorders>
              <w:top w:val="single" w:sz="12" w:space="0" w:color="000000"/>
              <w:bottom w:val="single" w:sz="4" w:space="0" w:color="000000"/>
            </w:tcBorders>
          </w:tcPr>
          <w:p w14:paraId="7431F798" w14:textId="387F2B76" w:rsidR="008D5666" w:rsidRPr="003B37CD" w:rsidDel="003D4208" w:rsidRDefault="008D5666" w:rsidP="00E40078">
            <w:pPr>
              <w:ind w:firstLine="0"/>
              <w:jc w:val="left"/>
              <w:rPr>
                <w:del w:id="864" w:author="Windows User" w:date="2019-09-30T00:03:00Z"/>
              </w:rPr>
            </w:pPr>
            <w:del w:id="865" w:author="Windows User" w:date="2019-09-30T00:03:00Z">
              <w:r w:rsidRPr="003B37CD" w:rsidDel="003D4208">
                <w:delText>Jupiter</w:delText>
              </w:r>
            </w:del>
          </w:p>
        </w:tc>
      </w:tr>
      <w:tr w:rsidR="008D5666" w:rsidRPr="003B37CD" w:rsidDel="003D4208" w14:paraId="37D01AEF" w14:textId="25ABE153" w:rsidTr="00E40078">
        <w:trPr>
          <w:gridAfter w:val="1"/>
          <w:wAfter w:w="24" w:type="dxa"/>
          <w:del w:id="866" w:author="Windows User" w:date="2019-09-30T00:03:00Z"/>
        </w:trPr>
        <w:tc>
          <w:tcPr>
            <w:tcW w:w="993" w:type="dxa"/>
            <w:tcBorders>
              <w:bottom w:val="nil"/>
            </w:tcBorders>
          </w:tcPr>
          <w:p w14:paraId="2B313DF5" w14:textId="48D605EE" w:rsidR="008D5666" w:rsidRPr="003B37CD" w:rsidDel="003D4208" w:rsidRDefault="008D5666" w:rsidP="00E40078">
            <w:pPr>
              <w:ind w:firstLine="0"/>
              <w:jc w:val="left"/>
              <w:rPr>
                <w:del w:id="867" w:author="Windows User" w:date="2019-09-30T00:03:00Z"/>
              </w:rPr>
            </w:pPr>
            <w:del w:id="868" w:author="Windows User" w:date="2019-09-30T00:03:00Z">
              <w:r w:rsidRPr="003B37CD" w:rsidDel="003D4208">
                <w:delText>M/M</w:delText>
              </w:r>
              <w:r w:rsidRPr="003B37CD" w:rsidDel="003D4208">
                <w:rPr>
                  <w:vertAlign w:val="subscript"/>
                </w:rPr>
                <w:delText>E</w:delText>
              </w:r>
            </w:del>
          </w:p>
        </w:tc>
        <w:tc>
          <w:tcPr>
            <w:tcW w:w="919" w:type="dxa"/>
            <w:tcBorders>
              <w:bottom w:val="nil"/>
            </w:tcBorders>
          </w:tcPr>
          <w:p w14:paraId="1B22974E" w14:textId="1D334F54" w:rsidR="008D5666" w:rsidRPr="003B37CD" w:rsidDel="003D4208" w:rsidRDefault="008D5666" w:rsidP="00E40078">
            <w:pPr>
              <w:ind w:firstLine="0"/>
              <w:jc w:val="left"/>
              <w:rPr>
                <w:del w:id="869" w:author="Windows User" w:date="2019-09-30T00:03:00Z"/>
              </w:rPr>
            </w:pPr>
            <w:del w:id="870" w:author="Windows User" w:date="2019-09-30T00:03:00Z">
              <w:r w:rsidRPr="003B37CD" w:rsidDel="003D4208">
                <w:delText>0.82</w:delText>
              </w:r>
            </w:del>
          </w:p>
        </w:tc>
        <w:tc>
          <w:tcPr>
            <w:tcW w:w="826" w:type="dxa"/>
            <w:tcBorders>
              <w:bottom w:val="nil"/>
            </w:tcBorders>
          </w:tcPr>
          <w:p w14:paraId="191340C3" w14:textId="736452FC" w:rsidR="008D5666" w:rsidRPr="003B37CD" w:rsidDel="003D4208" w:rsidRDefault="008D5666" w:rsidP="00E40078">
            <w:pPr>
              <w:ind w:firstLine="0"/>
              <w:jc w:val="left"/>
              <w:rPr>
                <w:del w:id="871" w:author="Windows User" w:date="2019-09-30T00:03:00Z"/>
              </w:rPr>
            </w:pPr>
            <w:del w:id="872" w:author="Windows User" w:date="2019-09-30T00:03:00Z">
              <w:r w:rsidRPr="003B37CD" w:rsidDel="003D4208">
                <w:delText>1</w:delText>
              </w:r>
            </w:del>
          </w:p>
        </w:tc>
        <w:tc>
          <w:tcPr>
            <w:tcW w:w="924" w:type="dxa"/>
            <w:tcBorders>
              <w:bottom w:val="nil"/>
            </w:tcBorders>
          </w:tcPr>
          <w:p w14:paraId="12A83FE0" w14:textId="5EE064CD" w:rsidR="008D5666" w:rsidRPr="003B37CD" w:rsidDel="003D4208" w:rsidRDefault="008D5666" w:rsidP="00E40078">
            <w:pPr>
              <w:ind w:firstLine="0"/>
              <w:jc w:val="left"/>
              <w:rPr>
                <w:del w:id="873" w:author="Windows User" w:date="2019-09-30T00:03:00Z"/>
              </w:rPr>
            </w:pPr>
            <w:del w:id="874" w:author="Windows User" w:date="2019-09-30T00:03:00Z">
              <w:r w:rsidRPr="003B37CD" w:rsidDel="003D4208">
                <w:delText>0.11</w:delText>
              </w:r>
            </w:del>
          </w:p>
        </w:tc>
        <w:tc>
          <w:tcPr>
            <w:tcW w:w="956" w:type="dxa"/>
            <w:tcBorders>
              <w:bottom w:val="nil"/>
            </w:tcBorders>
          </w:tcPr>
          <w:p w14:paraId="5BA72F58" w14:textId="38EE3674" w:rsidR="008D5666" w:rsidRPr="003B37CD" w:rsidDel="003D4208" w:rsidRDefault="008D5666" w:rsidP="00E40078">
            <w:pPr>
              <w:ind w:firstLine="0"/>
              <w:jc w:val="left"/>
              <w:rPr>
                <w:del w:id="875" w:author="Windows User" w:date="2019-09-30T00:03:00Z"/>
              </w:rPr>
            </w:pPr>
            <w:del w:id="876" w:author="Windows User" w:date="2019-09-30T00:03:00Z">
              <w:r w:rsidRPr="003B37CD" w:rsidDel="003D4208">
                <w:delText>317.89</w:delText>
              </w:r>
            </w:del>
          </w:p>
        </w:tc>
      </w:tr>
      <w:tr w:rsidR="008D5666" w:rsidRPr="003B37CD" w:rsidDel="003D4208" w14:paraId="1D12449A" w14:textId="1436E6B9" w:rsidTr="00E40078">
        <w:trPr>
          <w:gridAfter w:val="1"/>
          <w:wAfter w:w="24" w:type="dxa"/>
          <w:del w:id="877" w:author="Windows User" w:date="2019-09-30T00:03:00Z"/>
        </w:trPr>
        <w:tc>
          <w:tcPr>
            <w:tcW w:w="993" w:type="dxa"/>
            <w:tcBorders>
              <w:top w:val="nil"/>
              <w:bottom w:val="nil"/>
            </w:tcBorders>
          </w:tcPr>
          <w:p w14:paraId="45A6261B" w14:textId="09EA8B3D" w:rsidR="008D5666" w:rsidRPr="003B37CD" w:rsidDel="003D4208" w:rsidRDefault="008D5666" w:rsidP="00E40078">
            <w:pPr>
              <w:ind w:firstLine="0"/>
              <w:jc w:val="left"/>
              <w:rPr>
                <w:del w:id="878" w:author="Windows User" w:date="2019-09-30T00:03:00Z"/>
              </w:rPr>
            </w:pPr>
            <w:del w:id="879" w:author="Windows User" w:date="2019-09-30T00:03:00Z">
              <w:r w:rsidRPr="003B37CD" w:rsidDel="003D4208">
                <w:delText>e</w:delText>
              </w:r>
            </w:del>
          </w:p>
        </w:tc>
        <w:tc>
          <w:tcPr>
            <w:tcW w:w="919" w:type="dxa"/>
            <w:tcBorders>
              <w:top w:val="nil"/>
              <w:bottom w:val="nil"/>
            </w:tcBorders>
          </w:tcPr>
          <w:p w14:paraId="1210A723" w14:textId="54C7B3C7" w:rsidR="008D5666" w:rsidRPr="003B37CD" w:rsidDel="003D4208" w:rsidRDefault="008D5666" w:rsidP="00E40078">
            <w:pPr>
              <w:ind w:firstLine="0"/>
              <w:jc w:val="left"/>
              <w:rPr>
                <w:del w:id="880" w:author="Windows User" w:date="2019-09-30T00:03:00Z"/>
              </w:rPr>
            </w:pPr>
            <w:del w:id="881" w:author="Windows User" w:date="2019-09-30T00:03:00Z">
              <w:r w:rsidRPr="003B37CD" w:rsidDel="003D4208">
                <w:delText>0.007</w:delText>
              </w:r>
            </w:del>
          </w:p>
        </w:tc>
        <w:tc>
          <w:tcPr>
            <w:tcW w:w="826" w:type="dxa"/>
            <w:tcBorders>
              <w:top w:val="nil"/>
              <w:bottom w:val="nil"/>
            </w:tcBorders>
          </w:tcPr>
          <w:p w14:paraId="23E8AE93" w14:textId="5C0FD0E5" w:rsidR="008D5666" w:rsidRPr="003B37CD" w:rsidDel="003D4208" w:rsidRDefault="008D5666" w:rsidP="00E40078">
            <w:pPr>
              <w:ind w:firstLine="0"/>
              <w:jc w:val="left"/>
              <w:rPr>
                <w:del w:id="882" w:author="Windows User" w:date="2019-09-30T00:03:00Z"/>
              </w:rPr>
            </w:pPr>
            <w:del w:id="883" w:author="Windows User" w:date="2019-09-30T00:03:00Z">
              <w:r w:rsidRPr="003B37CD" w:rsidDel="003D4208">
                <w:delText>0.017</w:delText>
              </w:r>
            </w:del>
          </w:p>
        </w:tc>
        <w:tc>
          <w:tcPr>
            <w:tcW w:w="924" w:type="dxa"/>
            <w:tcBorders>
              <w:top w:val="nil"/>
              <w:bottom w:val="nil"/>
            </w:tcBorders>
          </w:tcPr>
          <w:p w14:paraId="307E1478" w14:textId="1FDD9B78" w:rsidR="008D5666" w:rsidRPr="003B37CD" w:rsidDel="003D4208" w:rsidRDefault="008D5666" w:rsidP="00E40078">
            <w:pPr>
              <w:ind w:firstLine="0"/>
              <w:jc w:val="left"/>
              <w:rPr>
                <w:del w:id="884" w:author="Windows User" w:date="2019-09-30T00:03:00Z"/>
              </w:rPr>
            </w:pPr>
            <w:del w:id="885" w:author="Windows User" w:date="2019-09-30T00:03:00Z">
              <w:r w:rsidRPr="003B37CD" w:rsidDel="003D4208">
                <w:delText>0.093</w:delText>
              </w:r>
            </w:del>
          </w:p>
        </w:tc>
        <w:tc>
          <w:tcPr>
            <w:tcW w:w="956" w:type="dxa"/>
            <w:tcBorders>
              <w:top w:val="nil"/>
              <w:bottom w:val="nil"/>
            </w:tcBorders>
          </w:tcPr>
          <w:p w14:paraId="6FE41BFA" w14:textId="4BB90663" w:rsidR="008D5666" w:rsidRPr="003B37CD" w:rsidDel="003D4208" w:rsidRDefault="008D5666" w:rsidP="00E40078">
            <w:pPr>
              <w:ind w:firstLine="0"/>
              <w:jc w:val="left"/>
              <w:rPr>
                <w:del w:id="886" w:author="Windows User" w:date="2019-09-30T00:03:00Z"/>
              </w:rPr>
            </w:pPr>
            <w:del w:id="887" w:author="Windows User" w:date="2019-09-30T00:03:00Z">
              <w:r w:rsidRPr="003B37CD" w:rsidDel="003D4208">
                <w:delText>0.048</w:delText>
              </w:r>
            </w:del>
          </w:p>
        </w:tc>
      </w:tr>
      <w:tr w:rsidR="008D5666" w:rsidRPr="003B37CD" w:rsidDel="003D4208" w14:paraId="62147BE5" w14:textId="13E3AE75" w:rsidTr="00E40078">
        <w:trPr>
          <w:gridAfter w:val="1"/>
          <w:wAfter w:w="24" w:type="dxa"/>
          <w:del w:id="888" w:author="Windows User" w:date="2019-09-30T00:03:00Z"/>
        </w:trPr>
        <w:tc>
          <w:tcPr>
            <w:tcW w:w="993" w:type="dxa"/>
            <w:tcBorders>
              <w:top w:val="nil"/>
              <w:bottom w:val="nil"/>
            </w:tcBorders>
          </w:tcPr>
          <w:p w14:paraId="60DE884F" w14:textId="39E162DD" w:rsidR="008D5666" w:rsidRPr="003B37CD" w:rsidDel="003D4208" w:rsidRDefault="008D5666" w:rsidP="00E40078">
            <w:pPr>
              <w:ind w:firstLine="0"/>
              <w:jc w:val="left"/>
              <w:rPr>
                <w:del w:id="889" w:author="Windows User" w:date="2019-09-30T00:03:00Z"/>
              </w:rPr>
            </w:pPr>
            <w:del w:id="890" w:author="Windows User" w:date="2019-09-30T00:03:00Z">
              <w:r w:rsidRPr="003B37CD" w:rsidDel="003D4208">
                <w:delText>R (AU</w:delText>
              </w:r>
              <w:r w:rsidRPr="00640D78" w:rsidDel="003D4208">
                <w:rPr>
                  <w:szCs w:val="24"/>
                </w:rPr>
                <w:delText>*</w:delText>
              </w:r>
              <w:r w:rsidRPr="003B37CD" w:rsidDel="003D4208">
                <w:delText>)</w:delText>
              </w:r>
            </w:del>
          </w:p>
        </w:tc>
        <w:tc>
          <w:tcPr>
            <w:tcW w:w="919" w:type="dxa"/>
            <w:tcBorders>
              <w:top w:val="nil"/>
              <w:bottom w:val="nil"/>
            </w:tcBorders>
          </w:tcPr>
          <w:p w14:paraId="542019A9" w14:textId="4257CDA2" w:rsidR="008D5666" w:rsidRPr="003B37CD" w:rsidDel="003D4208" w:rsidRDefault="008D5666" w:rsidP="00E40078">
            <w:pPr>
              <w:ind w:firstLine="0"/>
              <w:jc w:val="left"/>
              <w:rPr>
                <w:del w:id="891" w:author="Windows User" w:date="2019-09-30T00:03:00Z"/>
              </w:rPr>
            </w:pPr>
            <w:del w:id="892" w:author="Windows User" w:date="2019-09-30T00:03:00Z">
              <w:r w:rsidRPr="003B37CD" w:rsidDel="003D4208">
                <w:delText>0.7233</w:delText>
              </w:r>
            </w:del>
          </w:p>
        </w:tc>
        <w:tc>
          <w:tcPr>
            <w:tcW w:w="826" w:type="dxa"/>
            <w:tcBorders>
              <w:top w:val="nil"/>
              <w:bottom w:val="nil"/>
            </w:tcBorders>
          </w:tcPr>
          <w:p w14:paraId="6E8555DD" w14:textId="581FBC4A" w:rsidR="008D5666" w:rsidRPr="003B37CD" w:rsidDel="003D4208" w:rsidRDefault="008D5666" w:rsidP="00E40078">
            <w:pPr>
              <w:ind w:firstLine="0"/>
              <w:jc w:val="left"/>
              <w:rPr>
                <w:del w:id="893" w:author="Windows User" w:date="2019-09-30T00:03:00Z"/>
              </w:rPr>
            </w:pPr>
            <w:del w:id="894" w:author="Windows User" w:date="2019-09-30T00:03:00Z">
              <w:r w:rsidRPr="003B37CD" w:rsidDel="003D4208">
                <w:delText>1</w:delText>
              </w:r>
            </w:del>
          </w:p>
        </w:tc>
        <w:tc>
          <w:tcPr>
            <w:tcW w:w="924" w:type="dxa"/>
            <w:tcBorders>
              <w:top w:val="nil"/>
              <w:bottom w:val="nil"/>
            </w:tcBorders>
          </w:tcPr>
          <w:p w14:paraId="0C3BE797" w14:textId="63F1EE36" w:rsidR="008D5666" w:rsidRPr="003B37CD" w:rsidDel="003D4208" w:rsidRDefault="008D5666" w:rsidP="00E40078">
            <w:pPr>
              <w:ind w:firstLine="0"/>
              <w:jc w:val="left"/>
              <w:rPr>
                <w:del w:id="895" w:author="Windows User" w:date="2019-09-30T00:03:00Z"/>
              </w:rPr>
            </w:pPr>
            <w:del w:id="896" w:author="Windows User" w:date="2019-09-30T00:03:00Z">
              <w:r w:rsidRPr="003B37CD" w:rsidDel="003D4208">
                <w:delText>1.524</w:delText>
              </w:r>
            </w:del>
          </w:p>
        </w:tc>
        <w:tc>
          <w:tcPr>
            <w:tcW w:w="956" w:type="dxa"/>
            <w:tcBorders>
              <w:top w:val="nil"/>
              <w:bottom w:val="nil"/>
            </w:tcBorders>
          </w:tcPr>
          <w:p w14:paraId="71303956" w14:textId="39B5F0CD" w:rsidR="008D5666" w:rsidRPr="003B37CD" w:rsidDel="003D4208" w:rsidRDefault="008D5666" w:rsidP="00E40078">
            <w:pPr>
              <w:ind w:firstLine="0"/>
              <w:jc w:val="left"/>
              <w:rPr>
                <w:del w:id="897" w:author="Windows User" w:date="2019-09-30T00:03:00Z"/>
              </w:rPr>
            </w:pPr>
            <w:del w:id="898" w:author="Windows User" w:date="2019-09-30T00:03:00Z">
              <w:r w:rsidRPr="003B37CD" w:rsidDel="003D4208">
                <w:delText>5.203</w:delText>
              </w:r>
            </w:del>
          </w:p>
        </w:tc>
      </w:tr>
      <w:tr w:rsidR="008D5666" w:rsidRPr="003B37CD" w:rsidDel="003D4208" w14:paraId="69D71657" w14:textId="36A1F021" w:rsidTr="00E40078">
        <w:trPr>
          <w:gridAfter w:val="1"/>
          <w:wAfter w:w="24" w:type="dxa"/>
          <w:del w:id="899" w:author="Windows User" w:date="2019-09-30T00:03:00Z"/>
        </w:trPr>
        <w:tc>
          <w:tcPr>
            <w:tcW w:w="993" w:type="dxa"/>
            <w:tcBorders>
              <w:top w:val="nil"/>
              <w:bottom w:val="nil"/>
            </w:tcBorders>
          </w:tcPr>
          <w:p w14:paraId="46E1F082" w14:textId="7CE990A8" w:rsidR="008D5666" w:rsidRPr="003B37CD" w:rsidDel="003D4208" w:rsidRDefault="008D5666" w:rsidP="00E40078">
            <w:pPr>
              <w:ind w:firstLine="0"/>
              <w:jc w:val="left"/>
              <w:rPr>
                <w:del w:id="900" w:author="Windows User" w:date="2019-09-30T00:03:00Z"/>
              </w:rPr>
            </w:pPr>
            <w:del w:id="901" w:author="Windows User" w:date="2019-09-30T00:03:00Z">
              <w:r w:rsidRPr="003B37CD" w:rsidDel="003D4208">
                <w:delText>i (deg)</w:delText>
              </w:r>
            </w:del>
          </w:p>
        </w:tc>
        <w:tc>
          <w:tcPr>
            <w:tcW w:w="919" w:type="dxa"/>
            <w:tcBorders>
              <w:top w:val="nil"/>
              <w:bottom w:val="nil"/>
            </w:tcBorders>
          </w:tcPr>
          <w:p w14:paraId="64D48FC7" w14:textId="15F5314E" w:rsidR="008D5666" w:rsidRPr="003B37CD" w:rsidDel="003D4208" w:rsidRDefault="008D5666" w:rsidP="00E40078">
            <w:pPr>
              <w:ind w:firstLine="0"/>
              <w:jc w:val="left"/>
              <w:rPr>
                <w:del w:id="902" w:author="Windows User" w:date="2019-09-30T00:03:00Z"/>
              </w:rPr>
            </w:pPr>
            <w:del w:id="903" w:author="Windows User" w:date="2019-09-30T00:03:00Z">
              <w:r w:rsidRPr="003B37CD" w:rsidDel="003D4208">
                <w:delText>3.40</w:delText>
              </w:r>
            </w:del>
          </w:p>
        </w:tc>
        <w:tc>
          <w:tcPr>
            <w:tcW w:w="826" w:type="dxa"/>
            <w:tcBorders>
              <w:top w:val="nil"/>
              <w:bottom w:val="nil"/>
            </w:tcBorders>
          </w:tcPr>
          <w:p w14:paraId="499CBC5B" w14:textId="644D8304" w:rsidR="008D5666" w:rsidRPr="003B37CD" w:rsidDel="003D4208" w:rsidRDefault="008D5666" w:rsidP="00E40078">
            <w:pPr>
              <w:ind w:firstLine="0"/>
              <w:jc w:val="left"/>
              <w:rPr>
                <w:del w:id="904" w:author="Windows User" w:date="2019-09-30T00:03:00Z"/>
              </w:rPr>
            </w:pPr>
            <w:del w:id="905" w:author="Windows User" w:date="2019-09-30T00:03:00Z">
              <w:r w:rsidRPr="003B37CD" w:rsidDel="003D4208">
                <w:delText>0</w:delText>
              </w:r>
            </w:del>
          </w:p>
        </w:tc>
        <w:tc>
          <w:tcPr>
            <w:tcW w:w="924" w:type="dxa"/>
            <w:tcBorders>
              <w:top w:val="nil"/>
              <w:bottom w:val="nil"/>
            </w:tcBorders>
          </w:tcPr>
          <w:p w14:paraId="1CF2BA97" w14:textId="28854F8E" w:rsidR="008D5666" w:rsidRPr="003B37CD" w:rsidDel="003D4208" w:rsidRDefault="008D5666" w:rsidP="00E40078">
            <w:pPr>
              <w:ind w:firstLine="0"/>
              <w:jc w:val="left"/>
              <w:rPr>
                <w:del w:id="906" w:author="Windows User" w:date="2019-09-30T00:03:00Z"/>
              </w:rPr>
            </w:pPr>
            <w:del w:id="907" w:author="Windows User" w:date="2019-09-30T00:03:00Z">
              <w:r w:rsidRPr="003B37CD" w:rsidDel="003D4208">
                <w:delText>1.85</w:delText>
              </w:r>
            </w:del>
          </w:p>
        </w:tc>
        <w:tc>
          <w:tcPr>
            <w:tcW w:w="956" w:type="dxa"/>
            <w:tcBorders>
              <w:top w:val="nil"/>
              <w:bottom w:val="nil"/>
            </w:tcBorders>
          </w:tcPr>
          <w:p w14:paraId="26ECE9EE" w14:textId="3039DB61" w:rsidR="008D5666" w:rsidRPr="003B37CD" w:rsidDel="003D4208" w:rsidRDefault="008D5666" w:rsidP="00E40078">
            <w:pPr>
              <w:ind w:firstLine="0"/>
              <w:jc w:val="left"/>
              <w:rPr>
                <w:del w:id="908" w:author="Windows User" w:date="2019-09-30T00:03:00Z"/>
              </w:rPr>
            </w:pPr>
            <w:del w:id="909" w:author="Windows User" w:date="2019-09-30T00:03:00Z">
              <w:r w:rsidRPr="003B37CD" w:rsidDel="003D4208">
                <w:delText>1.30</w:delText>
              </w:r>
            </w:del>
          </w:p>
        </w:tc>
      </w:tr>
      <w:tr w:rsidR="008D5666" w:rsidRPr="003B37CD" w:rsidDel="003D4208" w14:paraId="00E3B9B1" w14:textId="1B0A0393" w:rsidTr="00E40078">
        <w:trPr>
          <w:gridAfter w:val="1"/>
          <w:wAfter w:w="24" w:type="dxa"/>
          <w:del w:id="910" w:author="Windows User" w:date="2019-09-30T00:03:00Z"/>
        </w:trPr>
        <w:tc>
          <w:tcPr>
            <w:tcW w:w="993" w:type="dxa"/>
            <w:tcBorders>
              <w:top w:val="nil"/>
              <w:bottom w:val="single" w:sz="12" w:space="0" w:color="000000"/>
            </w:tcBorders>
          </w:tcPr>
          <w:p w14:paraId="7B81015C" w14:textId="1879A16C" w:rsidR="008D5666" w:rsidRPr="003B37CD" w:rsidDel="003D4208" w:rsidRDefault="008D5666" w:rsidP="00E40078">
            <w:pPr>
              <w:ind w:firstLine="0"/>
              <w:jc w:val="left"/>
              <w:rPr>
                <w:del w:id="911" w:author="Windows User" w:date="2019-09-30T00:03:00Z"/>
              </w:rPr>
            </w:pPr>
            <w:del w:id="912" w:author="Windows User" w:date="2019-09-30T00:03:00Z">
              <w:r w:rsidRPr="003B37CD" w:rsidDel="003D4208">
                <w:delText>T (years)</w:delText>
              </w:r>
            </w:del>
          </w:p>
        </w:tc>
        <w:tc>
          <w:tcPr>
            <w:tcW w:w="919" w:type="dxa"/>
            <w:tcBorders>
              <w:top w:val="nil"/>
              <w:bottom w:val="single" w:sz="12" w:space="0" w:color="000000"/>
            </w:tcBorders>
          </w:tcPr>
          <w:p w14:paraId="1F1E2CFF" w14:textId="631DFD4D" w:rsidR="008D5666" w:rsidRPr="003B37CD" w:rsidDel="003D4208" w:rsidRDefault="008D5666" w:rsidP="00E40078">
            <w:pPr>
              <w:ind w:firstLine="0"/>
              <w:jc w:val="left"/>
              <w:rPr>
                <w:del w:id="913" w:author="Windows User" w:date="2019-09-30T00:03:00Z"/>
              </w:rPr>
            </w:pPr>
            <w:del w:id="914" w:author="Windows User" w:date="2019-09-30T00:03:00Z">
              <w:r w:rsidRPr="003B37CD" w:rsidDel="003D4208">
                <w:delText>0.62</w:delText>
              </w:r>
            </w:del>
          </w:p>
        </w:tc>
        <w:tc>
          <w:tcPr>
            <w:tcW w:w="826" w:type="dxa"/>
            <w:tcBorders>
              <w:top w:val="nil"/>
              <w:bottom w:val="single" w:sz="12" w:space="0" w:color="000000"/>
            </w:tcBorders>
          </w:tcPr>
          <w:p w14:paraId="63B0EECD" w14:textId="4DE8B863" w:rsidR="008D5666" w:rsidRPr="003B37CD" w:rsidDel="003D4208" w:rsidRDefault="008D5666" w:rsidP="00E40078">
            <w:pPr>
              <w:ind w:firstLine="0"/>
              <w:jc w:val="left"/>
              <w:rPr>
                <w:del w:id="915" w:author="Windows User" w:date="2019-09-30T00:03:00Z"/>
              </w:rPr>
            </w:pPr>
            <w:del w:id="916" w:author="Windows User" w:date="2019-09-30T00:03:00Z">
              <w:r w:rsidRPr="003B37CD" w:rsidDel="003D4208">
                <w:delText>1</w:delText>
              </w:r>
            </w:del>
          </w:p>
        </w:tc>
        <w:tc>
          <w:tcPr>
            <w:tcW w:w="924" w:type="dxa"/>
            <w:tcBorders>
              <w:top w:val="nil"/>
              <w:bottom w:val="single" w:sz="12" w:space="0" w:color="000000"/>
            </w:tcBorders>
          </w:tcPr>
          <w:p w14:paraId="15C62935" w14:textId="520FCF2A" w:rsidR="008D5666" w:rsidRPr="003B37CD" w:rsidDel="003D4208" w:rsidRDefault="008D5666" w:rsidP="00E40078">
            <w:pPr>
              <w:ind w:firstLine="0"/>
              <w:jc w:val="left"/>
              <w:rPr>
                <w:del w:id="917" w:author="Windows User" w:date="2019-09-30T00:03:00Z"/>
              </w:rPr>
            </w:pPr>
            <w:del w:id="918" w:author="Windows User" w:date="2019-09-30T00:03:00Z">
              <w:r w:rsidRPr="003B37CD" w:rsidDel="003D4208">
                <w:delText>1.88</w:delText>
              </w:r>
            </w:del>
          </w:p>
        </w:tc>
        <w:tc>
          <w:tcPr>
            <w:tcW w:w="956" w:type="dxa"/>
            <w:tcBorders>
              <w:top w:val="nil"/>
              <w:bottom w:val="single" w:sz="12" w:space="0" w:color="000000"/>
            </w:tcBorders>
          </w:tcPr>
          <w:p w14:paraId="6E279DF5" w14:textId="5596F38B" w:rsidR="008D5666" w:rsidRPr="003B37CD" w:rsidDel="003D4208" w:rsidRDefault="008D5666" w:rsidP="00E40078">
            <w:pPr>
              <w:ind w:firstLine="0"/>
              <w:jc w:val="left"/>
              <w:rPr>
                <w:del w:id="919" w:author="Windows User" w:date="2019-09-30T00:03:00Z"/>
              </w:rPr>
            </w:pPr>
            <w:del w:id="920" w:author="Windows User" w:date="2019-09-30T00:03:00Z">
              <w:r w:rsidRPr="003B37CD" w:rsidDel="003D4208">
                <w:delText>11.86</w:delText>
              </w:r>
            </w:del>
          </w:p>
        </w:tc>
      </w:tr>
      <w:tr w:rsidR="008D5666" w:rsidRPr="003B37CD" w:rsidDel="003D4208" w14:paraId="242A9B01" w14:textId="064B0C2C" w:rsidTr="00E40078">
        <w:trPr>
          <w:del w:id="921" w:author="Windows User" w:date="2019-09-30T00:03:00Z"/>
        </w:trPr>
        <w:tc>
          <w:tcPr>
            <w:tcW w:w="4642" w:type="dxa"/>
            <w:gridSpan w:val="6"/>
            <w:tcBorders>
              <w:top w:val="single" w:sz="12" w:space="0" w:color="000000"/>
              <w:bottom w:val="nil"/>
            </w:tcBorders>
          </w:tcPr>
          <w:p w14:paraId="3B576E2D" w14:textId="558FBCCE" w:rsidR="008D5666" w:rsidRPr="003B37CD" w:rsidDel="003D4208" w:rsidRDefault="008D5666" w:rsidP="00E40078">
            <w:pPr>
              <w:ind w:left="176" w:hanging="284"/>
              <w:rPr>
                <w:del w:id="922" w:author="Windows User" w:date="2019-09-30T00:03:00Z"/>
                <w:lang w:eastAsia="zh-TW"/>
              </w:rPr>
            </w:pPr>
            <w:del w:id="923" w:author="Windows User" w:date="2019-09-30T00:03:00Z">
              <w:r w:rsidRPr="00640D78" w:rsidDel="003D4208">
                <w:rPr>
                  <w:szCs w:val="24"/>
                </w:rPr>
                <w:delText>*</w:delText>
              </w:r>
              <w:r w:rsidDel="003D4208">
                <w:rPr>
                  <w:rFonts w:hint="eastAsia"/>
                  <w:szCs w:val="24"/>
                  <w:lang w:eastAsia="zh-TW"/>
                </w:rPr>
                <w:delText xml:space="preserve"> AU = Astronomical Unit</w:delText>
              </w:r>
            </w:del>
          </w:p>
        </w:tc>
      </w:tr>
    </w:tbl>
    <w:p w14:paraId="11892E76" w14:textId="081EA597" w:rsidR="003A687E" w:rsidDel="003D4208" w:rsidRDefault="003A687E" w:rsidP="003A687E">
      <w:pPr>
        <w:ind w:firstLine="0"/>
        <w:rPr>
          <w:del w:id="924" w:author="Windows User" w:date="2019-09-30T00:03:00Z"/>
          <w:lang w:eastAsia="zh-TW"/>
        </w:rPr>
      </w:pPr>
    </w:p>
    <w:p w14:paraId="56C82814" w14:textId="62287EE8" w:rsidR="003A687E" w:rsidDel="003D4208" w:rsidRDefault="003A687E" w:rsidP="003A687E">
      <w:pPr>
        <w:rPr>
          <w:del w:id="925" w:author="Windows User" w:date="2019-09-30T00:03:00Z"/>
          <w:lang w:eastAsia="zh-TW"/>
        </w:rPr>
      </w:pPr>
      <w:del w:id="926" w:author="Windows User" w:date="2019-09-30T00:03:00Z">
        <w:r w:rsidRPr="00537E19" w:rsidDel="003D4208">
          <w:delText xml:space="preserve">Tables with a moderate amount of information should be positioned within one column. Tables, </w:delText>
        </w:r>
        <w:r w:rsidDel="003D4208">
          <w:rPr>
            <w:rFonts w:hint="eastAsia"/>
            <w:lang w:eastAsia="zh-TW"/>
          </w:rPr>
          <w:delText>figure</w:delText>
        </w:r>
        <w:r w:rsidRPr="00537E19" w:rsidDel="003D4208">
          <w:delText>s or pictures with large amounts of information</w:delText>
        </w:r>
        <w:r w:rsidDel="003D4208">
          <w:rPr>
            <w:rFonts w:hint="eastAsia"/>
            <w:lang w:eastAsia="zh-TW"/>
          </w:rPr>
          <w:delText xml:space="preserve"> or size</w:delText>
        </w:r>
        <w:r w:rsidRPr="00537E19" w:rsidDel="003D4208">
          <w:delText xml:space="preserve"> may extend across two columns.</w:delText>
        </w:r>
      </w:del>
    </w:p>
    <w:p w14:paraId="57B65E7B" w14:textId="46997102" w:rsidR="008B250B" w:rsidDel="003D4208" w:rsidRDefault="008B250B" w:rsidP="003A687E">
      <w:pPr>
        <w:rPr>
          <w:del w:id="927" w:author="Windows User" w:date="2019-09-30T00:03:00Z"/>
          <w:lang w:eastAsia="zh-TW"/>
        </w:rPr>
      </w:pPr>
    </w:p>
    <w:p w14:paraId="0A537F03" w14:textId="6FAB5D9C" w:rsidR="003A687E" w:rsidRPr="003A687E" w:rsidDel="003D4208" w:rsidRDefault="003A687E" w:rsidP="003A687E">
      <w:pPr>
        <w:ind w:firstLine="0"/>
        <w:rPr>
          <w:del w:id="928" w:author="Windows User" w:date="2019-09-30T00:03:00Z"/>
          <w:i/>
        </w:rPr>
      </w:pPr>
      <w:del w:id="929" w:author="Windows User" w:date="2019-09-30T00:03:00Z">
        <w:r w:rsidDel="003D4208">
          <w:rPr>
            <w:rFonts w:hint="eastAsia"/>
            <w:i/>
            <w:lang w:eastAsia="zh-TW"/>
          </w:rPr>
          <w:delText>3</w:delText>
        </w:r>
        <w:r w:rsidRPr="003A687E" w:rsidDel="003D4208">
          <w:rPr>
            <w:i/>
          </w:rPr>
          <w:delText>.</w:delText>
        </w:r>
        <w:r w:rsidDel="003D4208">
          <w:rPr>
            <w:rFonts w:hint="eastAsia"/>
            <w:i/>
            <w:lang w:eastAsia="zh-TW"/>
          </w:rPr>
          <w:delText>4</w:delText>
        </w:r>
        <w:r w:rsidRPr="003A687E" w:rsidDel="003D4208">
          <w:rPr>
            <w:i/>
          </w:rPr>
          <w:delText xml:space="preserve"> Page Numbers</w:delText>
        </w:r>
      </w:del>
    </w:p>
    <w:p w14:paraId="403C3FE6" w14:textId="6F7323CC" w:rsidR="003A687E" w:rsidRPr="00537E19" w:rsidDel="003D4208" w:rsidRDefault="003A687E" w:rsidP="003A687E">
      <w:pPr>
        <w:rPr>
          <w:del w:id="930" w:author="Windows User" w:date="2019-09-30T00:03:00Z"/>
        </w:rPr>
      </w:pPr>
      <w:del w:id="931" w:author="Windows User" w:date="2019-09-30T00:03:00Z">
        <w:r w:rsidRPr="00537E19" w:rsidDel="003D4208">
          <w:delText>Indicate page number at the bottom of each page.</w:delText>
        </w:r>
      </w:del>
    </w:p>
    <w:p w14:paraId="626C4207" w14:textId="0A7215BA" w:rsidR="007139C4" w:rsidDel="003D4208" w:rsidRDefault="007139C4" w:rsidP="00C81FB6">
      <w:pPr>
        <w:ind w:firstLine="0"/>
        <w:rPr>
          <w:del w:id="932" w:author="Windows User" w:date="2019-09-30T00:03:00Z"/>
          <w:lang w:eastAsia="zh-TW"/>
        </w:rPr>
      </w:pPr>
    </w:p>
    <w:p w14:paraId="6E2E00D3" w14:textId="77777777" w:rsidR="00785880" w:rsidRPr="00942523" w:rsidRDefault="00942523" w:rsidP="00785880">
      <w:pPr>
        <w:ind w:firstLine="0"/>
        <w:rPr>
          <w:rStyle w:val="apple-converted-space"/>
          <w:b/>
          <w:i/>
          <w:lang w:eastAsia="zh-TW"/>
        </w:rPr>
      </w:pPr>
      <w:bookmarkStart w:id="933" w:name="31000"/>
      <w:bookmarkEnd w:id="933"/>
      <w:r>
        <w:rPr>
          <w:rStyle w:val="Emphasis"/>
          <w:rFonts w:hint="eastAsia"/>
          <w:b/>
          <w:bCs/>
          <w:i w:val="0"/>
          <w:lang w:eastAsia="zh-TW"/>
        </w:rPr>
        <w:t>4</w:t>
      </w:r>
      <w:r w:rsidR="00785880" w:rsidRPr="00942523">
        <w:rPr>
          <w:rStyle w:val="Emphasis"/>
          <w:rFonts w:hint="eastAsia"/>
          <w:b/>
          <w:bCs/>
          <w:i w:val="0"/>
          <w:lang w:eastAsia="zh-TW"/>
        </w:rPr>
        <w:t xml:space="preserve">. </w:t>
      </w:r>
      <w:r w:rsidR="00802498" w:rsidRPr="00942523">
        <w:rPr>
          <w:rStyle w:val="Emphasis"/>
          <w:b/>
          <w:bCs/>
          <w:i w:val="0"/>
        </w:rPr>
        <w:t>Results</w:t>
      </w:r>
      <w:r w:rsidR="00802498" w:rsidRPr="00942523">
        <w:rPr>
          <w:rStyle w:val="apple-converted-space"/>
          <w:b/>
          <w:i/>
        </w:rPr>
        <w:t> </w:t>
      </w:r>
    </w:p>
    <w:p w14:paraId="75E28946" w14:textId="77777777" w:rsidR="00802498" w:rsidRPr="00802498" w:rsidRDefault="00802498" w:rsidP="00785880">
      <w:pPr>
        <w:ind w:firstLineChars="142"/>
      </w:pPr>
      <w:r w:rsidRPr="00802498">
        <w:t>Results should be clear and concise.</w:t>
      </w:r>
    </w:p>
    <w:p w14:paraId="0EB92E8E" w14:textId="77777777" w:rsidR="00785880" w:rsidRDefault="00785880" w:rsidP="00802498">
      <w:pPr>
        <w:rPr>
          <w:rStyle w:val="Emphasis"/>
          <w:b/>
          <w:bCs/>
          <w:lang w:eastAsia="zh-TW"/>
        </w:rPr>
      </w:pPr>
      <w:bookmarkStart w:id="934" w:name="32000"/>
      <w:bookmarkEnd w:id="934"/>
    </w:p>
    <w:p w14:paraId="713BB541" w14:textId="77777777" w:rsidR="00785880" w:rsidRPr="00942523" w:rsidRDefault="00942523" w:rsidP="00785880">
      <w:pPr>
        <w:ind w:firstLine="0"/>
        <w:rPr>
          <w:rStyle w:val="apple-converted-space"/>
          <w:b/>
          <w:i/>
          <w:lang w:eastAsia="zh-TW"/>
        </w:rPr>
      </w:pPr>
      <w:r>
        <w:rPr>
          <w:rStyle w:val="Emphasis"/>
          <w:rFonts w:hint="eastAsia"/>
          <w:b/>
          <w:bCs/>
          <w:i w:val="0"/>
          <w:lang w:eastAsia="zh-TW"/>
        </w:rPr>
        <w:t>5</w:t>
      </w:r>
      <w:r w:rsidR="00785880" w:rsidRPr="00942523">
        <w:rPr>
          <w:rStyle w:val="Emphasis"/>
          <w:rFonts w:hint="eastAsia"/>
          <w:b/>
          <w:bCs/>
          <w:i w:val="0"/>
          <w:lang w:eastAsia="zh-TW"/>
        </w:rPr>
        <w:t xml:space="preserve">. </w:t>
      </w:r>
      <w:r w:rsidR="00802498" w:rsidRPr="00942523">
        <w:rPr>
          <w:rStyle w:val="Emphasis"/>
          <w:b/>
          <w:bCs/>
          <w:i w:val="0"/>
        </w:rPr>
        <w:t>Discussion</w:t>
      </w:r>
      <w:r w:rsidR="00802498" w:rsidRPr="00942523">
        <w:rPr>
          <w:rStyle w:val="apple-converted-space"/>
          <w:b/>
          <w:i/>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lang w:eastAsia="zh-TW"/>
        </w:rPr>
      </w:pPr>
    </w:p>
    <w:p w14:paraId="17937C03" w14:textId="77777777" w:rsidR="007E381E" w:rsidRDefault="007E381E" w:rsidP="00332410">
      <w:pPr>
        <w:pStyle w:val="IACSubheading"/>
        <w:rPr>
          <w:rStyle w:val="apple-converted-space"/>
          <w:i/>
          <w:color w:val="505050"/>
          <w:u w:val="none"/>
          <w:shd w:val="clear" w:color="auto" w:fill="FFFFFF"/>
          <w:lang w:eastAsia="zh-TW"/>
        </w:rPr>
      </w:pPr>
      <w:r w:rsidRPr="007E381E">
        <w:rPr>
          <w:rStyle w:val="Emphasis"/>
          <w:rFonts w:hint="eastAsia"/>
          <w:b/>
          <w:bCs/>
          <w:i w:val="0"/>
          <w:color w:val="505050"/>
          <w:u w:val="none"/>
          <w:shd w:val="clear" w:color="auto" w:fill="FFFFFF"/>
          <w:lang w:eastAsia="zh-TW"/>
        </w:rPr>
        <w:t xml:space="preserve">6. </w:t>
      </w:r>
      <w:r w:rsidRPr="00727A99">
        <w:rPr>
          <w:rStyle w:val="Emphasis"/>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u w:val="none"/>
          <w:lang w:eastAsia="zh-TW"/>
        </w:rPr>
      </w:pPr>
    </w:p>
    <w:p w14:paraId="71A00A31" w14:textId="77777777" w:rsidR="00C14C74" w:rsidRPr="00C14C74" w:rsidRDefault="00C14C74" w:rsidP="00332410">
      <w:pPr>
        <w:pStyle w:val="IACSubheading"/>
        <w:rPr>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b/>
          <w:u w:val="none"/>
          <w:lang w:eastAsia="zh-TW"/>
        </w:rPr>
      </w:pPr>
    </w:p>
    <w:p w14:paraId="4F4F1DB3" w14:textId="77777777" w:rsidR="00C14C74" w:rsidRDefault="00C14C74" w:rsidP="00332410">
      <w:pPr>
        <w:pStyle w:val="IACSubheading"/>
        <w:rPr>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2C169DCA" w14:textId="77777777" w:rsidR="00C14C74" w:rsidRDefault="00C14C74" w:rsidP="00332410">
      <w:pPr>
        <w:pStyle w:val="IACSubheading"/>
        <w:rPr>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b/>
          <w:u w:val="none"/>
          <w:lang w:eastAsia="zh-TW"/>
        </w:rPr>
      </w:pPr>
      <w:r w:rsidRPr="00C14C74">
        <w:rPr>
          <w:b/>
          <w:u w:val="none"/>
        </w:rPr>
        <w:t>References</w:t>
      </w:r>
    </w:p>
    <w:p w14:paraId="046CF6FD" w14:textId="77777777" w:rsidR="002E6857" w:rsidRDefault="002E6857" w:rsidP="00332410">
      <w:pPr>
        <w:pStyle w:val="IACSubheading"/>
        <w:rPr>
          <w:b/>
          <w:u w:val="none"/>
          <w:lang w:eastAsia="zh-TW"/>
        </w:rPr>
      </w:pPr>
    </w:p>
    <w:p w14:paraId="634BF4F1" w14:textId="77777777" w:rsidR="00F26663" w:rsidRDefault="00F26663" w:rsidP="00F26663">
      <w:pPr>
        <w:ind w:firstLine="0"/>
        <w:rPr>
          <w:rStyle w:val="apple-converted-space"/>
          <w:shd w:val="clear" w:color="auto" w:fill="FFFFFF"/>
          <w:lang w:eastAsia="zh-TW"/>
        </w:rPr>
      </w:pPr>
      <w:r>
        <w:rPr>
          <w:rStyle w:val="Emphasis"/>
          <w:rFonts w:hint="eastAsia"/>
          <w:shd w:val="clear" w:color="auto" w:fill="FFFFFF"/>
          <w:lang w:eastAsia="zh-TW"/>
        </w:rPr>
        <w:t>In the t</w:t>
      </w:r>
      <w:r w:rsidRPr="00F26663">
        <w:rPr>
          <w:rStyle w:val="Emphasis"/>
          <w:shd w:val="clear" w:color="auto" w:fill="FFFFFF"/>
        </w:rPr>
        <w:t>ext</w:t>
      </w:r>
      <w:r w:rsidRPr="00F26663">
        <w:rPr>
          <w:rStyle w:val="apple-converted-space"/>
          <w:shd w:val="clear" w:color="auto" w:fill="FFFFFF"/>
        </w:rPr>
        <w:t> </w:t>
      </w:r>
    </w:p>
    <w:p w14:paraId="7400A1C1" w14:textId="77777777" w:rsidR="00F26663" w:rsidRDefault="00F26663" w:rsidP="00F26663">
      <w:pPr>
        <w:ind w:firstLineChars="142"/>
        <w:rPr>
          <w:shd w:val="clear" w:color="auto" w:fill="FFFFFF"/>
          <w:lang w:eastAsia="zh-TW"/>
        </w:rPr>
      </w:pPr>
      <w:r w:rsidRPr="00F26663">
        <w:rPr>
          <w:shd w:val="clear" w:color="auto" w:fill="FFFFFF"/>
        </w:rPr>
        <w:t>Indicate references by number(s) in square brackets in line with the text. The actual authors can be referred to, but the reference number(s) must always be given.</w:t>
      </w:r>
    </w:p>
    <w:p w14:paraId="574A7202" w14:textId="77777777" w:rsidR="00F26663" w:rsidRDefault="00F26663" w:rsidP="00F26663">
      <w:pPr>
        <w:ind w:firstLineChars="142"/>
        <w:rPr>
          <w:shd w:val="clear" w:color="auto" w:fill="FFFFFF"/>
          <w:lang w:eastAsia="zh-TW"/>
        </w:rPr>
      </w:pPr>
      <w:r w:rsidRPr="00F26663">
        <w:rPr>
          <w:shd w:val="clear" w:color="auto" w:fill="FFFFFF"/>
        </w:rPr>
        <w:t xml:space="preserve">Example: </w:t>
      </w:r>
      <w:r>
        <w:rPr>
          <w:shd w:val="clear" w:color="auto" w:fill="FFFFFF"/>
          <w:lang w:eastAsia="zh-TW"/>
        </w:rPr>
        <w:t>“</w:t>
      </w:r>
      <w:proofErr w:type="gramStart"/>
      <w:r w:rsidRPr="00F26663">
        <w:rPr>
          <w:shd w:val="clear" w:color="auto" w:fill="FFFFFF"/>
        </w:rPr>
        <w:t>.....</w:t>
      </w:r>
      <w:proofErr w:type="gramEnd"/>
      <w:r w:rsidRPr="00F26663">
        <w:rPr>
          <w:shd w:val="clear" w:color="auto" w:fill="FFFFFF"/>
        </w:rPr>
        <w:t xml:space="preserve"> as demonstrated [3,6]. Barnaby and Jones [8] obtained a different result ....</w:t>
      </w:r>
      <w:r>
        <w:rPr>
          <w:shd w:val="clear" w:color="auto" w:fill="FFFFFF"/>
          <w:lang w:eastAsia="zh-TW"/>
        </w:rPr>
        <w:t>”</w:t>
      </w:r>
    </w:p>
    <w:p w14:paraId="5E048B2B" w14:textId="77777777" w:rsidR="00F26663" w:rsidRDefault="00F26663" w:rsidP="00F26663">
      <w:pPr>
        <w:ind w:firstLineChars="142"/>
        <w:rPr>
          <w:rStyle w:val="apple-converted-space"/>
          <w:shd w:val="clear" w:color="auto" w:fill="FFFFFF"/>
          <w:lang w:eastAsia="zh-TW"/>
        </w:rPr>
      </w:pPr>
      <w:r w:rsidRPr="00F26663">
        <w:rPr>
          <w:rStyle w:val="apple-converted-space"/>
          <w:shd w:val="clear" w:color="auto" w:fill="FFFFFF"/>
        </w:rPr>
        <w:t> </w:t>
      </w:r>
      <w:r w:rsidRPr="00F26663">
        <w:br/>
      </w:r>
      <w:r w:rsidRPr="00F26663">
        <w:rPr>
          <w:rStyle w:val="Emphasis"/>
          <w:shd w:val="clear" w:color="auto" w:fill="FFFFFF"/>
        </w:rPr>
        <w:t>List</w:t>
      </w:r>
      <w:r>
        <w:rPr>
          <w:rStyle w:val="Emphasis"/>
          <w:rFonts w:hint="eastAsia"/>
          <w:shd w:val="clear" w:color="auto" w:fill="FFFFFF"/>
          <w:lang w:eastAsia="zh-TW"/>
        </w:rPr>
        <w:t xml:space="preserve"> of references</w:t>
      </w:r>
      <w:r w:rsidRPr="00F26663">
        <w:rPr>
          <w:rStyle w:val="apple-converted-space"/>
          <w:shd w:val="clear" w:color="auto" w:fill="FFFFFF"/>
        </w:rPr>
        <w:t> </w:t>
      </w:r>
    </w:p>
    <w:p w14:paraId="6F5BE5A8" w14:textId="77777777" w:rsidR="00F26663" w:rsidRDefault="00F26663" w:rsidP="00F26663">
      <w:pPr>
        <w:ind w:firstLineChars="142"/>
        <w:rPr>
          <w:rStyle w:val="apple-converted-space"/>
          <w:shd w:val="clear" w:color="auto" w:fill="FFFFFF"/>
          <w:lang w:eastAsia="zh-TW"/>
        </w:rPr>
      </w:pPr>
      <w:r w:rsidRPr="00F26663">
        <w:rPr>
          <w:shd w:val="clear" w:color="auto" w:fill="FFFFFF"/>
        </w:rPr>
        <w:t>Number the references (numbers in square brackets) in the list in the order in which they appear in the text.</w:t>
      </w:r>
      <w:r w:rsidRPr="00F26663">
        <w:rPr>
          <w:rStyle w:val="apple-converted-space"/>
          <w:shd w:val="clear" w:color="auto" w:fill="FFFFFF"/>
        </w:rPr>
        <w:t> </w:t>
      </w:r>
    </w:p>
    <w:p w14:paraId="33865398" w14:textId="77777777" w:rsidR="00F26663" w:rsidRDefault="00F26663" w:rsidP="00F26663">
      <w:pPr>
        <w:ind w:firstLineChars="142"/>
        <w:rPr>
          <w:rStyle w:val="apple-converted-space"/>
          <w:shd w:val="clear" w:color="auto" w:fill="FFFFFF"/>
          <w:lang w:eastAsia="zh-TW"/>
        </w:rPr>
      </w:pPr>
      <w:r w:rsidRPr="00F26663">
        <w:rPr>
          <w:rStyle w:val="Emphasis"/>
          <w:i w:val="0"/>
          <w:shd w:val="clear" w:color="auto" w:fill="FFFFFF"/>
        </w:rPr>
        <w:t>Examples:</w:t>
      </w:r>
      <w:r w:rsidRPr="00F26663">
        <w:rPr>
          <w:rStyle w:val="apple-converted-space"/>
          <w:shd w:val="clear" w:color="auto" w:fill="FFFFFF"/>
        </w:rPr>
        <w:t> </w:t>
      </w:r>
      <w:r w:rsidRPr="00F26663">
        <w:br/>
      </w:r>
      <w:r w:rsidRPr="00F26663">
        <w:rPr>
          <w:shd w:val="clear" w:color="auto" w:fill="FFFFFF"/>
        </w:rPr>
        <w:t>Reference to a journal publication:</w:t>
      </w:r>
      <w:r w:rsidRPr="00F26663">
        <w:rPr>
          <w:rStyle w:val="apple-converted-space"/>
          <w:shd w:val="clear" w:color="auto" w:fill="FFFFFF"/>
        </w:rPr>
        <w:t> </w:t>
      </w:r>
    </w:p>
    <w:p w14:paraId="4341C7E8" w14:textId="77777777" w:rsidR="00F26663" w:rsidRDefault="00F26663" w:rsidP="00F26663">
      <w:pPr>
        <w:ind w:left="284" w:hangingChars="142" w:hanging="284"/>
        <w:rPr>
          <w:rStyle w:val="apple-converted-space"/>
          <w:shd w:val="clear" w:color="auto" w:fill="FFFFFF"/>
          <w:lang w:eastAsia="zh-TW"/>
        </w:rPr>
      </w:pPr>
      <w:r w:rsidRPr="00F26663">
        <w:rPr>
          <w:shd w:val="clear" w:color="auto" w:fill="FFFFFF"/>
        </w:rPr>
        <w:t xml:space="preserve">[1] J. van der Geer, J.A.J. </w:t>
      </w:r>
      <w:proofErr w:type="spellStart"/>
      <w:r w:rsidRPr="00F26663">
        <w:rPr>
          <w:shd w:val="clear" w:color="auto" w:fill="FFFFFF"/>
        </w:rPr>
        <w:t>Hanraads</w:t>
      </w:r>
      <w:proofErr w:type="spellEnd"/>
      <w:r w:rsidRPr="00F26663">
        <w:rPr>
          <w:shd w:val="clear" w:color="auto" w:fill="FFFFFF"/>
        </w:rPr>
        <w:t xml:space="preserve">, R.A. Lupton, </w:t>
      </w:r>
      <w:proofErr w:type="gramStart"/>
      <w:r w:rsidRPr="00F26663">
        <w:rPr>
          <w:shd w:val="clear" w:color="auto" w:fill="FFFFFF"/>
        </w:rPr>
        <w:t>The</w:t>
      </w:r>
      <w:proofErr w:type="gramEnd"/>
      <w:r w:rsidRPr="00F26663">
        <w:rPr>
          <w:shd w:val="clear" w:color="auto" w:fill="FFFFFF"/>
        </w:rPr>
        <w:t xml:space="preserve"> art of writing a scientific article, J. Sci. </w:t>
      </w:r>
      <w:proofErr w:type="spellStart"/>
      <w:r w:rsidRPr="00F26663">
        <w:rPr>
          <w:shd w:val="clear" w:color="auto" w:fill="FFFFFF"/>
        </w:rPr>
        <w:t>Commun</w:t>
      </w:r>
      <w:proofErr w:type="spellEnd"/>
      <w:r w:rsidRPr="00F26663">
        <w:rPr>
          <w:shd w:val="clear" w:color="auto" w:fill="FFFFFF"/>
        </w:rPr>
        <w:t>. 163 (2010) 51–59.</w:t>
      </w:r>
      <w:r w:rsidRPr="00F26663">
        <w:rPr>
          <w:rStyle w:val="apple-converted-space"/>
          <w:shd w:val="clear" w:color="auto" w:fill="FFFFFF"/>
        </w:rPr>
        <w:t> </w:t>
      </w:r>
    </w:p>
    <w:p w14:paraId="4D9EF961" w14:textId="77777777" w:rsidR="00E44FD9" w:rsidRDefault="00E44FD9" w:rsidP="00F26663">
      <w:pPr>
        <w:ind w:left="284" w:hangingChars="142" w:hanging="284"/>
        <w:rPr>
          <w:shd w:val="clear" w:color="auto" w:fill="FFFFFF"/>
          <w:lang w:eastAsia="zh-TW"/>
        </w:rPr>
      </w:pPr>
      <w:r w:rsidRPr="00F26663">
        <w:rPr>
          <w:shd w:val="clear" w:color="auto" w:fill="FFFFFF"/>
        </w:rPr>
        <w:t xml:space="preserve">Reference to a </w:t>
      </w:r>
      <w:r>
        <w:rPr>
          <w:rFonts w:hint="eastAsia"/>
          <w:shd w:val="clear" w:color="auto" w:fill="FFFFFF"/>
          <w:lang w:eastAsia="zh-TW"/>
        </w:rPr>
        <w:t>conference/congress</w:t>
      </w:r>
      <w:r w:rsidRPr="00F26663">
        <w:rPr>
          <w:shd w:val="clear" w:color="auto" w:fill="FFFFFF"/>
        </w:rPr>
        <w:t xml:space="preserve"> p</w:t>
      </w:r>
      <w:r>
        <w:rPr>
          <w:rFonts w:hint="eastAsia"/>
          <w:shd w:val="clear" w:color="auto" w:fill="FFFFFF"/>
          <w:lang w:eastAsia="zh-TW"/>
        </w:rPr>
        <w:t>aper</w:t>
      </w:r>
      <w:r w:rsidRPr="00F26663">
        <w:rPr>
          <w:shd w:val="clear" w:color="auto" w:fill="FFFFFF"/>
        </w:rPr>
        <w:t>:</w:t>
      </w:r>
    </w:p>
    <w:p w14:paraId="66D1DFDE" w14:textId="77777777" w:rsidR="00E44FD9" w:rsidRPr="00E22A98" w:rsidRDefault="00E22A98" w:rsidP="00F26663">
      <w:pPr>
        <w:ind w:left="284" w:hangingChars="142" w:hanging="284"/>
        <w:rPr>
          <w:rStyle w:val="apple-converted-space"/>
          <w:color w:val="FF0000"/>
          <w:shd w:val="clear" w:color="auto" w:fill="FFFFFF"/>
          <w:lang w:eastAsia="zh-TW"/>
        </w:rPr>
      </w:pPr>
      <w:r w:rsidRPr="002E6857">
        <w:rPr>
          <w:rStyle w:val="apple-converted-space"/>
          <w:rFonts w:hint="eastAsia"/>
          <w:shd w:val="clear" w:color="auto" w:fill="FFFFFF"/>
          <w:lang w:eastAsia="zh-TW"/>
        </w:rPr>
        <w:t>[2]</w:t>
      </w:r>
      <w:r>
        <w:rPr>
          <w:rStyle w:val="apple-converted-space"/>
          <w:rFonts w:hint="eastAsia"/>
          <w:color w:val="FF0000"/>
          <w:shd w:val="clear" w:color="auto" w:fill="FFFFFF"/>
          <w:lang w:eastAsia="zh-TW"/>
        </w:rPr>
        <w:t xml:space="preserve"> </w:t>
      </w:r>
      <w:r w:rsidR="00DF10D2" w:rsidRPr="00DF10D2">
        <w:rPr>
          <w:rStyle w:val="longtext1"/>
          <w:rFonts w:eastAsia="DFKai-SB" w:hint="eastAsia"/>
        </w:rPr>
        <w:t>Y.-W.</w:t>
      </w:r>
      <w:r w:rsidR="00DF10D2">
        <w:rPr>
          <w:rStyle w:val="longtext1"/>
          <w:rFonts w:eastAsia="DFKai-SB" w:hint="eastAsia"/>
          <w:lang w:eastAsia="zh-TW"/>
        </w:rPr>
        <w:t xml:space="preserve"> </w:t>
      </w:r>
      <w:r w:rsidR="00DF10D2" w:rsidRPr="00DF10D2">
        <w:rPr>
          <w:rStyle w:val="longtext1"/>
          <w:rFonts w:eastAsia="DFKai-SB" w:hint="eastAsia"/>
        </w:rPr>
        <w:t>Chang, J.</w:t>
      </w:r>
      <w:r w:rsidR="00DF10D2" w:rsidRPr="00DF10D2">
        <w:rPr>
          <w:rStyle w:val="longtext1"/>
          <w:rFonts w:eastAsia="DFKai-SB"/>
        </w:rPr>
        <w:t>-S.</w:t>
      </w:r>
      <w:r w:rsidR="00DF10D2" w:rsidRPr="00DF10D2">
        <w:rPr>
          <w:rStyle w:val="longtext1"/>
          <w:rFonts w:eastAsia="DFKai-SB"/>
          <w:lang w:eastAsia="zh-TW"/>
        </w:rPr>
        <w:t xml:space="preserve"> </w:t>
      </w:r>
      <w:proofErr w:type="spellStart"/>
      <w:r w:rsidR="00DF10D2" w:rsidRPr="00DF10D2">
        <w:rPr>
          <w:rStyle w:val="longtext1"/>
          <w:rFonts w:eastAsia="DFKai-SB"/>
        </w:rPr>
        <w:t>Chern</w:t>
      </w:r>
      <w:proofErr w:type="spellEnd"/>
      <w:r w:rsidR="00DF10D2" w:rsidRPr="00DF10D2">
        <w:rPr>
          <w:rStyle w:val="longtext1"/>
          <w:rFonts w:eastAsia="DFKai-SB"/>
        </w:rPr>
        <w:t xml:space="preserve">, Ups and Downs of Space Tourism Development in 60 Years from Moon Register to </w:t>
      </w:r>
      <w:r w:rsidR="00DF10D2" w:rsidRPr="00DF10D2">
        <w:t>SpaceShipTwo Crash</w:t>
      </w:r>
      <w:r w:rsidR="00DF10D2" w:rsidRPr="00DF10D2">
        <w:rPr>
          <w:rStyle w:val="longtext1"/>
          <w:rFonts w:eastAsia="DFKai-SB"/>
        </w:rPr>
        <w:t xml:space="preserve">, </w:t>
      </w:r>
      <w:r w:rsidR="00DF10D2" w:rsidRPr="00DF10D2">
        <w:rPr>
          <w:rStyle w:val="Strong"/>
          <w:b w:val="0"/>
        </w:rPr>
        <w:t xml:space="preserve">IAC-15-E4.2.8, 66th International </w:t>
      </w:r>
      <w:proofErr w:type="spellStart"/>
      <w:r w:rsidR="00DF10D2" w:rsidRPr="00DF10D2">
        <w:rPr>
          <w:rStyle w:val="Strong"/>
          <w:b w:val="0"/>
        </w:rPr>
        <w:t>Astronautical</w:t>
      </w:r>
      <w:proofErr w:type="spellEnd"/>
      <w:r w:rsidR="00DF10D2" w:rsidRPr="00DF10D2">
        <w:rPr>
          <w:rStyle w:val="Strong"/>
          <w:b w:val="0"/>
        </w:rPr>
        <w:t xml:space="preserve"> Congress, Jerusalem, Israel, 2015</w:t>
      </w:r>
      <w:r w:rsidR="00DF10D2">
        <w:rPr>
          <w:rStyle w:val="Strong"/>
          <w:rFonts w:hint="eastAsia"/>
          <w:b w:val="0"/>
          <w:lang w:eastAsia="zh-TW"/>
        </w:rPr>
        <w:t xml:space="preserve">, </w:t>
      </w:r>
      <w:r w:rsidR="00DF10D2" w:rsidRPr="00DF10D2">
        <w:rPr>
          <w:rStyle w:val="Strong"/>
          <w:b w:val="0"/>
        </w:rPr>
        <w:t>12 – 16 October</w:t>
      </w:r>
      <w:r w:rsidR="00DF10D2">
        <w:rPr>
          <w:rStyle w:val="Strong"/>
          <w:rFonts w:hint="eastAsia"/>
          <w:b w:val="0"/>
          <w:lang w:eastAsia="zh-TW"/>
        </w:rPr>
        <w:t>.</w:t>
      </w:r>
      <w:r w:rsidR="00DF10D2" w:rsidRPr="00DF10D2">
        <w:rPr>
          <w:rStyle w:val="Strong"/>
          <w:b w:val="0"/>
        </w:rPr>
        <w:t xml:space="preserve"> </w:t>
      </w:r>
    </w:p>
    <w:p w14:paraId="1C863B7D" w14:textId="77777777" w:rsidR="00F26663" w:rsidRDefault="00F26663" w:rsidP="00F26663">
      <w:pPr>
        <w:ind w:left="284" w:hangingChars="142" w:hanging="284"/>
        <w:rPr>
          <w:rStyle w:val="apple-converted-space"/>
          <w:shd w:val="clear" w:color="auto" w:fill="FFFFFF"/>
          <w:lang w:eastAsia="zh-TW"/>
        </w:rPr>
      </w:pPr>
      <w:r w:rsidRPr="00F26663">
        <w:rPr>
          <w:shd w:val="clear" w:color="auto" w:fill="FFFFFF"/>
        </w:rPr>
        <w:t>Reference to a book:</w:t>
      </w:r>
      <w:r w:rsidRPr="00F26663">
        <w:rPr>
          <w:rStyle w:val="apple-converted-space"/>
          <w:shd w:val="clear" w:color="auto" w:fill="FFFFFF"/>
        </w:rPr>
        <w:t> </w:t>
      </w:r>
    </w:p>
    <w:p w14:paraId="64A4FD34" w14:textId="77777777" w:rsidR="00F26663" w:rsidRDefault="00F26663" w:rsidP="00F26663">
      <w:pPr>
        <w:ind w:left="284" w:hangingChars="142" w:hanging="284"/>
        <w:rPr>
          <w:shd w:val="clear" w:color="auto" w:fill="FFFFFF"/>
          <w:lang w:eastAsia="zh-TW"/>
        </w:rPr>
      </w:pPr>
      <w:r w:rsidRPr="00F26663">
        <w:rPr>
          <w:shd w:val="clear" w:color="auto" w:fill="FFFFFF"/>
        </w:rPr>
        <w:t>[</w:t>
      </w:r>
      <w:r w:rsidR="00E44FD9">
        <w:rPr>
          <w:rFonts w:hint="eastAsia"/>
          <w:shd w:val="clear" w:color="auto" w:fill="FFFFFF"/>
          <w:lang w:eastAsia="zh-TW"/>
        </w:rPr>
        <w:t>3</w:t>
      </w:r>
      <w:r w:rsidRPr="00F26663">
        <w:rPr>
          <w:shd w:val="clear" w:color="auto" w:fill="FFFFFF"/>
        </w:rPr>
        <w:t>] W. Strunk Jr., E.B. White, The Elements of Style, fourth ed., Longman, New York, 2000.</w:t>
      </w:r>
    </w:p>
    <w:p w14:paraId="2892A915" w14:textId="77777777" w:rsidR="00F26663" w:rsidRDefault="00F26663" w:rsidP="00F26663">
      <w:pPr>
        <w:ind w:left="284" w:hangingChars="142" w:hanging="284"/>
        <w:rPr>
          <w:rStyle w:val="apple-converted-space"/>
          <w:shd w:val="clear" w:color="auto" w:fill="FFFFFF"/>
          <w:lang w:eastAsia="zh-TW"/>
        </w:rPr>
      </w:pPr>
      <w:r w:rsidRPr="00F26663">
        <w:rPr>
          <w:shd w:val="clear" w:color="auto" w:fill="FFFFFF"/>
        </w:rPr>
        <w:t>Reference to a chapter in an edited book:</w:t>
      </w:r>
      <w:r w:rsidRPr="00F26663">
        <w:rPr>
          <w:rStyle w:val="apple-converted-space"/>
          <w:shd w:val="clear" w:color="auto" w:fill="FFFFFF"/>
        </w:rPr>
        <w:t> </w:t>
      </w:r>
    </w:p>
    <w:p w14:paraId="1D6D4167" w14:textId="77777777" w:rsidR="00F26663" w:rsidRDefault="00F26663" w:rsidP="00F26663">
      <w:pPr>
        <w:ind w:left="284" w:hangingChars="142" w:hanging="284"/>
        <w:rPr>
          <w:shd w:val="clear" w:color="auto" w:fill="FFFFFF"/>
          <w:lang w:eastAsia="zh-TW"/>
        </w:rPr>
      </w:pPr>
      <w:r w:rsidRPr="00F26663">
        <w:rPr>
          <w:shd w:val="clear" w:color="auto" w:fill="FFFFFF"/>
        </w:rPr>
        <w:t>[</w:t>
      </w:r>
      <w:r w:rsidR="00E44FD9">
        <w:rPr>
          <w:rFonts w:hint="eastAsia"/>
          <w:shd w:val="clear" w:color="auto" w:fill="FFFFFF"/>
          <w:lang w:eastAsia="zh-TW"/>
        </w:rPr>
        <w:t>4</w:t>
      </w:r>
      <w:r w:rsidRPr="00F26663">
        <w:rPr>
          <w:shd w:val="clear" w:color="auto" w:fill="FFFFFF"/>
        </w:rPr>
        <w:t xml:space="preserve">] G.R. </w:t>
      </w:r>
      <w:proofErr w:type="spellStart"/>
      <w:r w:rsidRPr="00F26663">
        <w:rPr>
          <w:shd w:val="clear" w:color="auto" w:fill="FFFFFF"/>
        </w:rPr>
        <w:t>Mettam</w:t>
      </w:r>
      <w:proofErr w:type="spellEnd"/>
      <w:r w:rsidRPr="00F26663">
        <w:rPr>
          <w:shd w:val="clear" w:color="auto" w:fill="FFFFFF"/>
        </w:rPr>
        <w:t xml:space="preserve">, L.B. Adams, </w:t>
      </w:r>
      <w:proofErr w:type="gramStart"/>
      <w:r w:rsidRPr="00F26663">
        <w:rPr>
          <w:shd w:val="clear" w:color="auto" w:fill="FFFFFF"/>
        </w:rPr>
        <w:t>How</w:t>
      </w:r>
      <w:proofErr w:type="gramEnd"/>
      <w:r w:rsidRPr="00F26663">
        <w:rPr>
          <w:shd w:val="clear" w:color="auto" w:fill="FFFFFF"/>
        </w:rPr>
        <w:t xml:space="preserve"> to prepare an electronic version of your article, in: B.S. Jones, R.Z. Smith (Eds.), Introduction to the Electronic Age, E-Publishing Inc., New York, 2009, pp. 281–304.</w:t>
      </w:r>
    </w:p>
    <w:p w14:paraId="0372DDCB" w14:textId="77777777" w:rsidR="00F26663" w:rsidRDefault="00F26663" w:rsidP="00F26663">
      <w:pPr>
        <w:ind w:left="284" w:hangingChars="142" w:hanging="284"/>
        <w:rPr>
          <w:shd w:val="clear" w:color="auto" w:fill="FFFFFF"/>
          <w:lang w:eastAsia="zh-TW"/>
        </w:rPr>
      </w:pPr>
      <w:r w:rsidRPr="00F26663">
        <w:rPr>
          <w:shd w:val="clear" w:color="auto" w:fill="FFFFFF"/>
        </w:rPr>
        <w:t>Reference to a website:</w:t>
      </w:r>
    </w:p>
    <w:p w14:paraId="68B37243" w14:textId="77777777" w:rsidR="007B07EA" w:rsidRDefault="00F26663" w:rsidP="00F26663">
      <w:pPr>
        <w:ind w:left="284" w:hangingChars="142" w:hanging="284"/>
        <w:rPr>
          <w:shd w:val="clear" w:color="auto" w:fill="FFFFFF"/>
          <w:lang w:eastAsia="zh-TW"/>
        </w:rPr>
      </w:pPr>
      <w:r w:rsidRPr="00F26663">
        <w:rPr>
          <w:shd w:val="clear" w:color="auto" w:fill="FFFFFF"/>
        </w:rPr>
        <w:lastRenderedPageBreak/>
        <w:t>[</w:t>
      </w:r>
      <w:r w:rsidR="00E44FD9">
        <w:rPr>
          <w:rFonts w:hint="eastAsia"/>
          <w:shd w:val="clear" w:color="auto" w:fill="FFFFFF"/>
          <w:lang w:eastAsia="zh-TW"/>
        </w:rPr>
        <w:t>5</w:t>
      </w:r>
      <w:r w:rsidRPr="00F26663">
        <w:rPr>
          <w:shd w:val="clear" w:color="auto" w:fill="FFFFFF"/>
        </w:rPr>
        <w:t>]</w:t>
      </w:r>
      <w:r w:rsidR="00102834" w:rsidRPr="00102834">
        <w:rPr>
          <w:rFonts w:hint="eastAsia"/>
          <w:lang w:eastAsia="zh-TW"/>
        </w:rPr>
        <w:t xml:space="preserve"> </w:t>
      </w:r>
      <w:r w:rsidR="00102834">
        <w:rPr>
          <w:rFonts w:hint="eastAsia"/>
          <w:lang w:eastAsia="zh-TW"/>
        </w:rPr>
        <w:t xml:space="preserve">E. Mack, </w:t>
      </w:r>
      <w:r w:rsidR="00102834" w:rsidRPr="00EB033C">
        <w:t>Could Virgin Galactic</w:t>
      </w:r>
      <w:r w:rsidR="00102834" w:rsidRPr="00EB033C">
        <w:rPr>
          <w:lang w:eastAsia="zh-TW"/>
        </w:rPr>
        <w:t>’</w:t>
      </w:r>
      <w:r w:rsidR="00102834" w:rsidRPr="00EB033C">
        <w:t>s Spaceport America be put up for sale?</w:t>
      </w:r>
      <w:r w:rsidR="00102834" w:rsidRPr="00EB033C">
        <w:rPr>
          <w:rFonts w:hint="eastAsia"/>
          <w:lang w:eastAsia="zh-TW"/>
        </w:rPr>
        <w:t xml:space="preserve"> 23 February 2015, </w:t>
      </w:r>
      <w:hyperlink r:id="rId26" w:history="1">
        <w:r w:rsidR="00102834" w:rsidRPr="002C4D4B">
          <w:rPr>
            <w:rStyle w:val="Hyperlink"/>
            <w:lang w:eastAsia="zh-TW"/>
          </w:rPr>
          <w:t>http://www.gizmag.com/spaceport-america-hits-nags/36200/</w:t>
        </w:r>
      </w:hyperlink>
      <w:r w:rsidR="00102834" w:rsidRPr="00EB033C">
        <w:rPr>
          <w:rFonts w:hint="eastAsia"/>
          <w:lang w:eastAsia="zh-TW"/>
        </w:rPr>
        <w:t>,</w:t>
      </w:r>
      <w:r w:rsidRPr="00F26663">
        <w:rPr>
          <w:shd w:val="clear" w:color="auto" w:fill="FFFFFF"/>
        </w:rPr>
        <w:t xml:space="preserve"> (accessed </w:t>
      </w:r>
      <w:r w:rsidR="00E44FD9">
        <w:rPr>
          <w:rFonts w:hint="eastAsia"/>
          <w:shd w:val="clear" w:color="auto" w:fill="FFFFFF"/>
          <w:lang w:eastAsia="zh-TW"/>
        </w:rPr>
        <w:t>30</w:t>
      </w:r>
      <w:r w:rsidRPr="00F26663">
        <w:rPr>
          <w:shd w:val="clear" w:color="auto" w:fill="FFFFFF"/>
        </w:rPr>
        <w:t>.0</w:t>
      </w:r>
      <w:r w:rsidR="00E44FD9">
        <w:rPr>
          <w:rFonts w:hint="eastAsia"/>
          <w:shd w:val="clear" w:color="auto" w:fill="FFFFFF"/>
          <w:lang w:eastAsia="zh-TW"/>
        </w:rPr>
        <w:t>4</w:t>
      </w:r>
      <w:r w:rsidRPr="00F26663">
        <w:rPr>
          <w:shd w:val="clear" w:color="auto" w:fill="FFFFFF"/>
        </w:rPr>
        <w:t>.</w:t>
      </w:r>
      <w:r w:rsidR="00E44FD9">
        <w:rPr>
          <w:rFonts w:hint="eastAsia"/>
          <w:shd w:val="clear" w:color="auto" w:fill="FFFFFF"/>
          <w:lang w:eastAsia="zh-TW"/>
        </w:rPr>
        <w:t>16</w:t>
      </w:r>
      <w:r w:rsidRPr="00F26663">
        <w:rPr>
          <w:shd w:val="clear" w:color="auto" w:fill="FFFFFF"/>
        </w:rPr>
        <w:t>).</w:t>
      </w:r>
    </w:p>
    <w:p w14:paraId="4733530D" w14:textId="4F4831E8" w:rsidR="00332410" w:rsidRDefault="00332410" w:rsidP="007B07EA">
      <w:pPr>
        <w:rPr>
          <w:ins w:id="935" w:author="Windows User" w:date="2019-09-28T12:00:00Z"/>
        </w:rPr>
      </w:pPr>
    </w:p>
    <w:p w14:paraId="1FAF6727" w14:textId="617FD1C4" w:rsidR="00CD2F3C" w:rsidRDefault="00CD2F3C" w:rsidP="007B07EA">
      <w:pPr>
        <w:rPr>
          <w:ins w:id="936" w:author="Windows User" w:date="2019-09-28T12:00:00Z"/>
        </w:rPr>
      </w:pPr>
    </w:p>
    <w:p w14:paraId="46CE801A" w14:textId="77777777" w:rsidR="00CD2F3C" w:rsidRDefault="00CD2F3C" w:rsidP="00CD2F3C">
      <w:pPr>
        <w:ind w:firstLine="0"/>
        <w:rPr>
          <w:ins w:id="937" w:author="Windows User" w:date="2019-09-28T12:00:00Z"/>
        </w:rPr>
      </w:pPr>
      <w:ins w:id="938" w:author="Windows User" w:date="2019-09-28T12:00:00Z">
        <w:r>
          <w:t>1] “World bank open data.”</w:t>
        </w:r>
      </w:ins>
    </w:p>
    <w:p w14:paraId="55B910F5" w14:textId="77A66DC8" w:rsidR="00CD2F3C" w:rsidRDefault="00CD2F3C" w:rsidP="00CD2F3C">
      <w:pPr>
        <w:ind w:firstLine="0"/>
        <w:rPr>
          <w:ins w:id="939" w:author="Windows User" w:date="2019-09-28T12:00:00Z"/>
        </w:rPr>
      </w:pPr>
      <w:ins w:id="940" w:author="Windows User" w:date="2019-09-28T12:00:00Z">
        <w:r>
          <w:t xml:space="preserve">https://data.worldbank.org(2016).  (Accessed:  12 August 2019).[2]  Whiteside, T. G., Boggs, G. S., and Maier, S. W., “Comparing object-based and pixel-based </w:t>
        </w:r>
        <w:proofErr w:type="spellStart"/>
        <w:r>
          <w:t>classificationsfor</w:t>
        </w:r>
        <w:proofErr w:type="spellEnd"/>
        <w:r>
          <w:t xml:space="preserve"> mapping </w:t>
        </w:r>
        <w:proofErr w:type="spellStart"/>
        <w:r>
          <w:t>savannas</w:t>
        </w:r>
        <w:proofErr w:type="spellEnd"/>
        <w:r>
          <w:t xml:space="preserve">,”International Journal of Applied Earth Observation and Geoinformation13(6), 884– 893 (2011).[3]  C </w:t>
        </w:r>
        <w:proofErr w:type="spellStart"/>
        <w:r>
          <w:t>Weih</w:t>
        </w:r>
        <w:proofErr w:type="spellEnd"/>
        <w:r>
          <w:t xml:space="preserve">, R. and D </w:t>
        </w:r>
        <w:proofErr w:type="spellStart"/>
        <w:r>
          <w:t>Riggan</w:t>
        </w:r>
        <w:proofErr w:type="spellEnd"/>
        <w:r>
          <w:t xml:space="preserve">, N., “Object-based classification vs. pixel-based classification:  </w:t>
        </w:r>
        <w:proofErr w:type="spellStart"/>
        <w:r>
          <w:t>Comparitive</w:t>
        </w:r>
        <w:proofErr w:type="spellEnd"/>
        <w:r>
          <w:t xml:space="preserve"> </w:t>
        </w:r>
        <w:proofErr w:type="spellStart"/>
        <w:r>
          <w:t>im-portance</w:t>
        </w:r>
        <w:proofErr w:type="spellEnd"/>
        <w:r>
          <w:t xml:space="preserve"> of multi-resolution </w:t>
        </w:r>
        <w:proofErr w:type="spellStart"/>
        <w:r>
          <w:t>imagery,”International</w:t>
        </w:r>
        <w:proofErr w:type="spellEnd"/>
        <w:r>
          <w:t xml:space="preserve"> Archives of the Photogrammetry, Remote Sensing </w:t>
        </w:r>
        <w:proofErr w:type="spellStart"/>
        <w:r>
          <w:t>andSpatial</w:t>
        </w:r>
        <w:proofErr w:type="spellEnd"/>
        <w:r>
          <w:t xml:space="preserve"> Information Sciences - ISPRS Archives38(01 2010).[4]  </w:t>
        </w:r>
        <w:proofErr w:type="spellStart"/>
        <w:r>
          <w:t>Juniati</w:t>
        </w:r>
        <w:proofErr w:type="spellEnd"/>
        <w:r>
          <w:t xml:space="preserve">, E. and N. </w:t>
        </w:r>
        <w:proofErr w:type="spellStart"/>
        <w:r>
          <w:t>Arrofiqoh</w:t>
        </w:r>
        <w:proofErr w:type="spellEnd"/>
        <w:r>
          <w:t xml:space="preserve">, E., “Comparison of pixel-based and object-based classification using </w:t>
        </w:r>
        <w:proofErr w:type="spellStart"/>
        <w:r>
          <w:t>parametersand</w:t>
        </w:r>
        <w:proofErr w:type="spellEnd"/>
        <w:r>
          <w:t xml:space="preserve"> non-parameters approach for the pattern consistency of multi scale </w:t>
        </w:r>
        <w:proofErr w:type="spellStart"/>
        <w:r>
          <w:t>landcover</w:t>
        </w:r>
        <w:proofErr w:type="spellEnd"/>
        <w:r>
          <w:t xml:space="preserve">,”ISPRS - </w:t>
        </w:r>
        <w:proofErr w:type="spellStart"/>
        <w:r>
          <w:t>InternationalArchives</w:t>
        </w:r>
        <w:proofErr w:type="spellEnd"/>
        <w:r>
          <w:t xml:space="preserve"> of the Photogrammetry, Remote Sensing and Spatial Information SciencesXLII-2/W7, 765–771(09 2017).[5]  </w:t>
        </w:r>
        <w:proofErr w:type="spellStart"/>
        <w:r>
          <w:t>Gewali</w:t>
        </w:r>
        <w:proofErr w:type="spellEnd"/>
        <w:r>
          <w:t xml:space="preserve">, U. B., Monteiro, S. T., and </w:t>
        </w:r>
        <w:proofErr w:type="spellStart"/>
        <w:r>
          <w:t>Saber</w:t>
        </w:r>
        <w:proofErr w:type="spellEnd"/>
        <w:r>
          <w:t xml:space="preserve">, E., “Machine learning based hyperspectral image analysis:  </w:t>
        </w:r>
        <w:proofErr w:type="spellStart"/>
        <w:r>
          <w:t>Asurvey</w:t>
        </w:r>
        <w:proofErr w:type="spellEnd"/>
        <w:r>
          <w:t>,”</w:t>
        </w:r>
        <w:proofErr w:type="spellStart"/>
        <w:r>
          <w:t>ArXivabs</w:t>
        </w:r>
        <w:proofErr w:type="spellEnd"/>
        <w:r>
          <w:t xml:space="preserve">/1802.08701(2018).[6]  Kang,  X.,  Li,  S.,  and  </w:t>
        </w:r>
        <w:proofErr w:type="spellStart"/>
        <w:r>
          <w:t>Benediktsson</w:t>
        </w:r>
        <w:proofErr w:type="spellEnd"/>
        <w:r>
          <w:t xml:space="preserve">,  J.  A.,  “Hyperspectral  image  classification:  A  benchmark,”  in  [2017IEEE International Geoscience and Remote Sensing Symposium (IGARSS)], 3632–3639 (July 2017).[7]  Li, Y., </w:t>
        </w:r>
        <w:proofErr w:type="spellStart"/>
        <w:r>
          <w:t>Xie</w:t>
        </w:r>
        <w:proofErr w:type="spellEnd"/>
        <w:r>
          <w:t xml:space="preserve">, W., and Li, H., “Hyperspectral image reconstruction by deep convolutional neural network </w:t>
        </w:r>
        <w:proofErr w:type="spellStart"/>
        <w:r>
          <w:t>forclassification</w:t>
        </w:r>
        <w:proofErr w:type="spellEnd"/>
        <w:r>
          <w:t xml:space="preserve">,”Pattern Recognition63, 371 – 383 (2017).[8]  Lee,  H. and Kwon,  H.,  “Going deeper with contextual </w:t>
        </w:r>
        <w:proofErr w:type="spellStart"/>
        <w:r>
          <w:t>cnn</w:t>
        </w:r>
        <w:proofErr w:type="spellEnd"/>
        <w:r>
          <w:t xml:space="preserve"> for hyperspectral image classification,”</w:t>
        </w:r>
        <w:proofErr w:type="spellStart"/>
        <w:r>
          <w:t>IEEETransactions</w:t>
        </w:r>
        <w:proofErr w:type="spellEnd"/>
        <w:r>
          <w:t xml:space="preserve"> on Image Processing26, 4843–4855 (Oct 2017).[9]  Zhang,  M.,  Li,  W.,  and Du,  Q.,  “Diverse region-based </w:t>
        </w:r>
        <w:proofErr w:type="spellStart"/>
        <w:r>
          <w:t>cnn</w:t>
        </w:r>
        <w:proofErr w:type="spellEnd"/>
        <w:r>
          <w:t xml:space="preserve"> for hyperspectral image classification,”</w:t>
        </w:r>
        <w:proofErr w:type="spellStart"/>
        <w:r>
          <w:t>IEEETransactions</w:t>
        </w:r>
        <w:proofErr w:type="spellEnd"/>
        <w:r>
          <w:t xml:space="preserve"> on Image Processing27, 2623–2634 (June 2018).[10]  </w:t>
        </w:r>
        <w:proofErr w:type="spellStart"/>
        <w:r>
          <w:t>Dalponte</w:t>
        </w:r>
        <w:proofErr w:type="spellEnd"/>
        <w:r>
          <w:t xml:space="preserve">, M., </w:t>
        </w:r>
        <w:proofErr w:type="spellStart"/>
        <w:r>
          <w:t>rka</w:t>
        </w:r>
        <w:proofErr w:type="spellEnd"/>
        <w:r>
          <w:t xml:space="preserve">, H. O., </w:t>
        </w:r>
        <w:proofErr w:type="spellStart"/>
        <w:r>
          <w:t>Ene</w:t>
        </w:r>
        <w:proofErr w:type="spellEnd"/>
        <w:r>
          <w:t xml:space="preserve">, L. T., </w:t>
        </w:r>
        <w:proofErr w:type="spellStart"/>
        <w:r>
          <w:t>Gobakken</w:t>
        </w:r>
        <w:proofErr w:type="spellEnd"/>
        <w:r>
          <w:t xml:space="preserve">, T., and </w:t>
        </w:r>
        <w:proofErr w:type="spellStart"/>
        <w:r>
          <w:t>Nsset</w:t>
        </w:r>
        <w:proofErr w:type="spellEnd"/>
        <w:r>
          <w:t xml:space="preserve">, E., “Tree crown delineation and tree </w:t>
        </w:r>
        <w:proofErr w:type="spellStart"/>
        <w:r>
          <w:t>speciesclassification</w:t>
        </w:r>
        <w:proofErr w:type="spellEnd"/>
        <w:r>
          <w:t xml:space="preserve"> in boreal forests using hyperspectral and </w:t>
        </w:r>
        <w:proofErr w:type="spellStart"/>
        <w:r>
          <w:t>als</w:t>
        </w:r>
        <w:proofErr w:type="spellEnd"/>
        <w:r>
          <w:t xml:space="preserve"> </w:t>
        </w:r>
        <w:proofErr w:type="spellStart"/>
        <w:r>
          <w:t>data,”Remote</w:t>
        </w:r>
        <w:proofErr w:type="spellEnd"/>
        <w:r>
          <w:t xml:space="preserve"> Sensing of Environment140, 306– 317 (2014).[11]  Maschler, J., </w:t>
        </w:r>
        <w:proofErr w:type="spellStart"/>
        <w:r>
          <w:t>Atzberger</w:t>
        </w:r>
        <w:proofErr w:type="spellEnd"/>
        <w:r>
          <w:t xml:space="preserve">, C., and </w:t>
        </w:r>
        <w:proofErr w:type="spellStart"/>
        <w:r>
          <w:t>Immitzer</w:t>
        </w:r>
        <w:proofErr w:type="spellEnd"/>
        <w:r>
          <w:t xml:space="preserve">, M., “Individual tree crown segmentation and classification of 13tree species using airborne hyperspectral </w:t>
        </w:r>
        <w:proofErr w:type="spellStart"/>
        <w:r>
          <w:t>data,”Remote</w:t>
        </w:r>
        <w:proofErr w:type="spellEnd"/>
        <w:r>
          <w:t xml:space="preserve"> Sensing10(8) (2018).[12]  Nevalainen,  O.,  </w:t>
        </w:r>
        <w:proofErr w:type="spellStart"/>
        <w:r>
          <w:t>Honkavaara</w:t>
        </w:r>
        <w:proofErr w:type="spellEnd"/>
        <w:r>
          <w:t xml:space="preserve">,  E.,  </w:t>
        </w:r>
        <w:proofErr w:type="spellStart"/>
        <w:r>
          <w:t>Tuominen</w:t>
        </w:r>
        <w:proofErr w:type="spellEnd"/>
        <w:r>
          <w:t xml:space="preserve">,  S.,  </w:t>
        </w:r>
        <w:proofErr w:type="spellStart"/>
        <w:r>
          <w:t>Viljanen</w:t>
        </w:r>
        <w:proofErr w:type="spellEnd"/>
        <w:r>
          <w:t xml:space="preserve">,  N.,  </w:t>
        </w:r>
        <w:proofErr w:type="spellStart"/>
        <w:r>
          <w:t>Hakala</w:t>
        </w:r>
        <w:proofErr w:type="spellEnd"/>
        <w:r>
          <w:t xml:space="preserve">,  T.,  Yu,  X.,  </w:t>
        </w:r>
        <w:proofErr w:type="spellStart"/>
        <w:r>
          <w:t>Hyypp</w:t>
        </w:r>
        <w:proofErr w:type="spellEnd"/>
        <w:r>
          <w:t xml:space="preserve"> ̈a,  J.,  </w:t>
        </w:r>
        <w:proofErr w:type="spellStart"/>
        <w:r>
          <w:t>Saari</w:t>
        </w:r>
        <w:proofErr w:type="spellEnd"/>
        <w:r>
          <w:t>,  H.,P ̈</w:t>
        </w:r>
        <w:proofErr w:type="spellStart"/>
        <w:r>
          <w:t>ol</w:t>
        </w:r>
        <w:proofErr w:type="spellEnd"/>
        <w:r>
          <w:t xml:space="preserve"> ̈</w:t>
        </w:r>
        <w:proofErr w:type="spellStart"/>
        <w:r>
          <w:t>onen</w:t>
        </w:r>
        <w:proofErr w:type="spellEnd"/>
        <w:r>
          <w:t>,  I.,  Imai,  N.  N.</w:t>
        </w:r>
        <w:proofErr w:type="gramStart"/>
        <w:r>
          <w:t>,  and</w:t>
        </w:r>
        <w:proofErr w:type="gramEnd"/>
        <w:r>
          <w:t xml:space="preserve">  </w:t>
        </w:r>
        <w:proofErr w:type="spellStart"/>
        <w:r>
          <w:t>Tommaselli</w:t>
        </w:r>
        <w:proofErr w:type="spellEnd"/>
        <w:r>
          <w:t xml:space="preserve">,  A.  M.  G.,  “Individual  tree  detection  and  classification  </w:t>
        </w:r>
        <w:proofErr w:type="spellStart"/>
        <w:r>
          <w:t>withuav</w:t>
        </w:r>
        <w:proofErr w:type="spellEnd"/>
        <w:r>
          <w:t xml:space="preserve">-based photogrammetric point clouds and hyperspectral </w:t>
        </w:r>
        <w:proofErr w:type="spellStart"/>
        <w:r>
          <w:t>imaging,”Remote</w:t>
        </w:r>
        <w:proofErr w:type="spellEnd"/>
        <w:r>
          <w:t xml:space="preserve"> Sensing9, 185 </w:t>
        </w:r>
        <w:r>
          <w:lastRenderedPageBreak/>
          <w:t xml:space="preserve">(2017).[13]  The Imaging &amp; Geospatial Information Society, “LAS SPECIFICATION,” (08 2011).[14]  Wu, B., Yu, B., Wu, Q., Huang, Y., Chen, Z., and Wu, J., “Individual tree crown delineation using </w:t>
        </w:r>
        <w:proofErr w:type="spellStart"/>
        <w:r>
          <w:t>localizedcontour</w:t>
        </w:r>
        <w:proofErr w:type="spellEnd"/>
        <w:r>
          <w:t xml:space="preserve"> tree method and airborne </w:t>
        </w:r>
        <w:proofErr w:type="spellStart"/>
        <w:r>
          <w:t>lidar</w:t>
        </w:r>
        <w:proofErr w:type="spellEnd"/>
        <w:r>
          <w:t xml:space="preserve"> data in coniferous </w:t>
        </w:r>
        <w:proofErr w:type="spellStart"/>
        <w:r>
          <w:t>forests,”International</w:t>
        </w:r>
        <w:proofErr w:type="spellEnd"/>
        <w:r>
          <w:t xml:space="preserve"> Journal of Applied </w:t>
        </w:r>
        <w:proofErr w:type="spellStart"/>
        <w:r>
          <w:t>EarthObservation</w:t>
        </w:r>
        <w:proofErr w:type="spellEnd"/>
        <w:r>
          <w:t xml:space="preserve"> and Geoinformation52, 82 – 94 (2016).[15]  </w:t>
        </w:r>
        <w:proofErr w:type="spellStart"/>
        <w:r>
          <w:t>Popescu</w:t>
        </w:r>
        <w:proofErr w:type="spellEnd"/>
        <w:r>
          <w:t xml:space="preserve">, S., Wynne, R., and Nelson, R., “Estimating plot-level tree heights with </w:t>
        </w:r>
        <w:proofErr w:type="spellStart"/>
        <w:r>
          <w:t>lidar</w:t>
        </w:r>
        <w:proofErr w:type="spellEnd"/>
        <w:r>
          <w:t xml:space="preserve">:  local filtering with </w:t>
        </w:r>
        <w:proofErr w:type="spellStart"/>
        <w:r>
          <w:t>acanopy</w:t>
        </w:r>
        <w:proofErr w:type="spellEnd"/>
        <w:r>
          <w:t xml:space="preserve">-height based variable window </w:t>
        </w:r>
        <w:proofErr w:type="spellStart"/>
        <w:r>
          <w:t>size,”Computers</w:t>
        </w:r>
        <w:proofErr w:type="spellEnd"/>
        <w:r>
          <w:t xml:space="preserve"> and Electronics in Agriculture37, 71–95 (12 2002).[16]  </w:t>
        </w:r>
        <w:proofErr w:type="spellStart"/>
        <w:r>
          <w:t>Popescu</w:t>
        </w:r>
        <w:proofErr w:type="spellEnd"/>
        <w:r>
          <w:t xml:space="preserve">,  S.  and  Wynne,  R.,  “Seeing  the  trees  in  the  forest:   Using  </w:t>
        </w:r>
        <w:proofErr w:type="spellStart"/>
        <w:r>
          <w:t>lidar</w:t>
        </w:r>
        <w:proofErr w:type="spellEnd"/>
        <w:r>
          <w:t xml:space="preserve">  and  multispectral  data  </w:t>
        </w:r>
        <w:proofErr w:type="spellStart"/>
        <w:r>
          <w:t>fusionwith</w:t>
        </w:r>
        <w:proofErr w:type="spellEnd"/>
        <w:r>
          <w:t xml:space="preserve"> local filtering and variable window size for estimating tree </w:t>
        </w:r>
        <w:proofErr w:type="spellStart"/>
        <w:r>
          <w:t>height,”Photogrammetric</w:t>
        </w:r>
        <w:proofErr w:type="spellEnd"/>
        <w:r>
          <w:t xml:space="preserve"> Engineering </w:t>
        </w:r>
        <w:proofErr w:type="spellStart"/>
        <w:r>
          <w:t>andRemote</w:t>
        </w:r>
        <w:proofErr w:type="spellEnd"/>
        <w:r>
          <w:t xml:space="preserve"> Sensing70, 589–604 (05 2004).[17]  </w:t>
        </w:r>
        <w:proofErr w:type="spellStart"/>
        <w:r>
          <w:t>Tiede</w:t>
        </w:r>
        <w:proofErr w:type="spellEnd"/>
        <w:r>
          <w:t xml:space="preserve">, D., “A full </w:t>
        </w:r>
        <w:proofErr w:type="spellStart"/>
        <w:r>
          <w:t>gis</w:t>
        </w:r>
        <w:proofErr w:type="spellEnd"/>
        <w:r>
          <w:t xml:space="preserve">-based workflow for tree identification and tree crown delineation using laser </w:t>
        </w:r>
        <w:proofErr w:type="spellStart"/>
        <w:r>
          <w:t>scanning.,”International</w:t>
        </w:r>
        <w:proofErr w:type="spellEnd"/>
        <w:r>
          <w:t xml:space="preserve"> Archives of Photogrammetry, Remote Sensing and Spatial Information </w:t>
        </w:r>
        <w:proofErr w:type="spellStart"/>
        <w:r>
          <w:t>SciencesXXXVI</w:t>
        </w:r>
        <w:proofErr w:type="spellEnd"/>
        <w:r>
          <w:t xml:space="preserve">, 9 –14 (01 2005).[18]  </w:t>
        </w:r>
        <w:proofErr w:type="spellStart"/>
        <w:r>
          <w:t>Wulder</w:t>
        </w:r>
        <w:proofErr w:type="spellEnd"/>
        <w:r>
          <w:t xml:space="preserve">, M., </w:t>
        </w:r>
        <w:proofErr w:type="spellStart"/>
        <w:r>
          <w:t>Niemann</w:t>
        </w:r>
        <w:proofErr w:type="spellEnd"/>
        <w:r>
          <w:t xml:space="preserve">, K., and Goodenough, D., “Local maximum filtering for the extraction of tree </w:t>
        </w:r>
        <w:proofErr w:type="spellStart"/>
        <w:r>
          <w:t>locationsand</w:t>
        </w:r>
        <w:proofErr w:type="spellEnd"/>
        <w:r>
          <w:t xml:space="preserve"> basal area from high spatial resolution </w:t>
        </w:r>
        <w:proofErr w:type="spellStart"/>
        <w:r>
          <w:t>imagery,”Remote</w:t>
        </w:r>
        <w:proofErr w:type="spellEnd"/>
        <w:r>
          <w:t xml:space="preserve"> Sensing of Environment73, 103–114 (07 2000).[19]  S </w:t>
        </w:r>
        <w:proofErr w:type="spellStart"/>
        <w:r>
          <w:t>Culvenor</w:t>
        </w:r>
        <w:proofErr w:type="spellEnd"/>
        <w:r>
          <w:t>, D., “</w:t>
        </w:r>
        <w:proofErr w:type="spellStart"/>
        <w:r>
          <w:t>Tida</w:t>
        </w:r>
        <w:proofErr w:type="spellEnd"/>
        <w:r>
          <w:t xml:space="preserve">:  An algorithm for the delineation of tree crowns in high spatial resolution </w:t>
        </w:r>
        <w:proofErr w:type="spellStart"/>
        <w:r>
          <w:t>remotelysensed</w:t>
        </w:r>
        <w:proofErr w:type="spellEnd"/>
        <w:r>
          <w:t xml:space="preserve"> </w:t>
        </w:r>
        <w:proofErr w:type="spellStart"/>
        <w:r>
          <w:lastRenderedPageBreak/>
          <w:t>imagery,”Computers</w:t>
        </w:r>
        <w:proofErr w:type="spellEnd"/>
        <w:r>
          <w:t xml:space="preserve"> &amp; Geosciences - COMPUT GEOSCI28, 33–44 (02 2002).[20]  </w:t>
        </w:r>
        <w:proofErr w:type="spellStart"/>
        <w:r>
          <w:t>Pouliot</w:t>
        </w:r>
        <w:proofErr w:type="spellEnd"/>
        <w:r>
          <w:t xml:space="preserve">, D., King, D., Bell, F. W., and Pitt, D., “Automated tree crown detection and delineation in high-resolution digital camera imagery of coniferous forest </w:t>
        </w:r>
        <w:proofErr w:type="spellStart"/>
        <w:r>
          <w:t>regeneration,”Remote</w:t>
        </w:r>
        <w:proofErr w:type="spellEnd"/>
        <w:r>
          <w:t xml:space="preserve"> Sensing of Environment82,322–334 (10 2002).[21]  </w:t>
        </w:r>
        <w:proofErr w:type="spellStart"/>
        <w:r>
          <w:t>Novotn</w:t>
        </w:r>
        <w:proofErr w:type="spellEnd"/>
        <w:r>
          <w:t xml:space="preserve"> ́y, J., “Individual tree crowns delineation using local maxima approach and seeded region </w:t>
        </w:r>
        <w:proofErr w:type="spellStart"/>
        <w:r>
          <w:t>growingtechnique</w:t>
        </w:r>
        <w:proofErr w:type="spellEnd"/>
        <w:r>
          <w:t>,” (2011).</w:t>
        </w:r>
      </w:ins>
    </w:p>
    <w:p w14:paraId="7F9F437C" w14:textId="37CC7B38" w:rsidR="00CD2F3C" w:rsidRPr="00537E19" w:rsidRDefault="00CD2F3C">
      <w:pPr>
        <w:ind w:firstLine="0"/>
        <w:sectPr w:rsidR="00CD2F3C"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941" w:author="Windows User" w:date="2019-09-28T12:00:00Z">
          <w:pPr/>
        </w:pPrChange>
      </w:pPr>
      <w:ins w:id="942" w:author="Windows User" w:date="2019-09-28T12:00:00Z">
        <w:r>
          <w:t xml:space="preserve">[22]  Li, W., Fu, H., Yu, L., and </w:t>
        </w:r>
        <w:proofErr w:type="spellStart"/>
        <w:r>
          <w:t>Cracknell</w:t>
        </w:r>
        <w:proofErr w:type="spellEnd"/>
        <w:r>
          <w:t xml:space="preserve">, A. P., “Deep learning based oil palm tree detection and counting </w:t>
        </w:r>
        <w:proofErr w:type="spellStart"/>
        <w:r>
          <w:t>forhigh</w:t>
        </w:r>
        <w:proofErr w:type="spellEnd"/>
        <w:r>
          <w:t xml:space="preserve">-resolution remote sensing </w:t>
        </w:r>
        <w:proofErr w:type="spellStart"/>
        <w:r>
          <w:t>images,”Remote</w:t>
        </w:r>
        <w:proofErr w:type="spellEnd"/>
        <w:r>
          <w:t xml:space="preserve"> Sensing9, 22 (2016).[23]  </w:t>
        </w:r>
        <w:proofErr w:type="spellStart"/>
        <w:r>
          <w:t>Tianyang</w:t>
        </w:r>
        <w:proofErr w:type="spellEnd"/>
        <w:r>
          <w:t xml:space="preserve">, D., Jian, Z., </w:t>
        </w:r>
        <w:proofErr w:type="spellStart"/>
        <w:r>
          <w:t>Sibin</w:t>
        </w:r>
        <w:proofErr w:type="spellEnd"/>
        <w:r>
          <w:t xml:space="preserve">, G., Ying, S., and Jing, F., “Single-tree detection in high-resolution remote-sensing images based on a cascade neural </w:t>
        </w:r>
        <w:proofErr w:type="spellStart"/>
        <w:r>
          <w:t>network,”ISPRS</w:t>
        </w:r>
        <w:proofErr w:type="spellEnd"/>
        <w:r>
          <w:t xml:space="preserve"> International Journal of Geo-Information7,367 (09 2018).[24]  Cao, F., Yang, Z., Ren, J., Jiang, M., and Ling, W., “Does normalization methods play a role for hyper-spectral image classification?,”</w:t>
        </w:r>
        <w:proofErr w:type="spellStart"/>
        <w:r>
          <w:t>CoRRabs</w:t>
        </w:r>
        <w:proofErr w:type="spellEnd"/>
        <w:r>
          <w:t xml:space="preserve">/1710.02939(2017).[25]  </w:t>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w:t>
        </w:r>
        <w:proofErr w:type="spellStart"/>
        <w:r>
          <w:t>Grisel</w:t>
        </w:r>
        <w:proofErr w:type="spellEnd"/>
        <w:r>
          <w:t xml:space="preserve">, O., </w:t>
        </w:r>
        <w:proofErr w:type="spellStart"/>
        <w:r>
          <w:t>Blondel</w:t>
        </w:r>
        <w:proofErr w:type="spellEnd"/>
        <w:r>
          <w:t xml:space="preserve">, M., </w:t>
        </w:r>
        <w:proofErr w:type="spellStart"/>
        <w:r>
          <w:t>Prettenhofer,P</w:t>
        </w:r>
        <w:proofErr w:type="spellEnd"/>
        <w:r>
          <w:t xml:space="preserve">.,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xml:space="preserve">,  M.,  Perrot,  M.,  </w:t>
        </w:r>
        <w:proofErr w:type="spellStart"/>
        <w:r>
          <w:t>andDuchesnay</w:t>
        </w:r>
        <w:proofErr w:type="spellEnd"/>
        <w:r>
          <w:t>,  E.,  “</w:t>
        </w:r>
        <w:proofErr w:type="spellStart"/>
        <w:r>
          <w:t>Scikit</w:t>
        </w:r>
        <w:proofErr w:type="spellEnd"/>
        <w:r>
          <w:t xml:space="preserve">-learn:   Machine  learning  in  </w:t>
        </w:r>
        <w:proofErr w:type="spellStart"/>
        <w:r>
          <w:t>Python,”Journal</w:t>
        </w:r>
        <w:proofErr w:type="spellEnd"/>
        <w:r>
          <w:t xml:space="preserve"> of Machine Learning Research12,2825–2830 (2011)</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Windows User" w:date="2019-09-25T20:04:00Z" w:initials="WU">
    <w:p w14:paraId="1AD53650" w14:textId="77777777" w:rsidR="00C76600" w:rsidRDefault="00C76600">
      <w:pPr>
        <w:pStyle w:val="CommentText"/>
      </w:pPr>
      <w:r>
        <w:rPr>
          <w:rStyle w:val="CommentReference"/>
        </w:rPr>
        <w:annotationRef/>
      </w:r>
      <w:r>
        <w:rPr>
          <w:rStyle w:val="CommentReference"/>
        </w:rPr>
        <w:t>This applies for a national cen</w:t>
      </w:r>
      <w:r w:rsidR="0036265D">
        <w:rPr>
          <w:rStyle w:val="CommentReference"/>
        </w:rPr>
        <w:t>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D536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91DCA" w14:textId="77777777" w:rsidR="00B05AE5" w:rsidRDefault="00B05AE5" w:rsidP="007B07EA">
      <w:r>
        <w:separator/>
      </w:r>
    </w:p>
  </w:endnote>
  <w:endnote w:type="continuationSeparator" w:id="0">
    <w:p w14:paraId="19F63F36" w14:textId="77777777" w:rsidR="00B05AE5" w:rsidRDefault="00B05AE5"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A098" w14:textId="07727569" w:rsidR="005B5E2E" w:rsidRPr="00A2086F" w:rsidRDefault="005B5E2E" w:rsidP="00063C2D">
    <w:pPr>
      <w:ind w:firstLine="0"/>
      <w:jc w:val="center"/>
    </w:pPr>
    <w:r w:rsidRPr="00A2086F">
      <w:rPr>
        <w:lang w:val="en-US"/>
      </w:rPr>
      <w:t>IAC-1</w:t>
    </w:r>
    <w:r w:rsidR="00637F52">
      <w:rPr>
        <w:lang w:val="en-US" w:eastAsia="zh-TW"/>
      </w:rPr>
      <w:t>9</w:t>
    </w:r>
    <w:r w:rsidRPr="00A2086F">
      <w:rPr>
        <w:lang w:val="en-US"/>
      </w:rPr>
      <w:t>-</w:t>
    </w:r>
    <w:r w:rsidR="00295937">
      <w:rPr>
        <w:lang w:val="en-US" w:eastAsia="zh-TW"/>
      </w:rPr>
      <w:t>B5.2.10</w:t>
    </w:r>
    <w:r w:rsidR="00063C2D">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F71EFC">
      <w:rPr>
        <w:noProof/>
      </w:rPr>
      <w:t>5</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F71EFC">
      <w:rPr>
        <w:noProof/>
      </w:rPr>
      <w:t>8</w:t>
    </w:r>
    <w:r w:rsidRPr="00A2086F">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67AE8" w14:textId="77777777" w:rsidR="00B05AE5" w:rsidRDefault="00B05AE5" w:rsidP="007B07EA">
      <w:r>
        <w:separator/>
      </w:r>
    </w:p>
  </w:footnote>
  <w:footnote w:type="continuationSeparator" w:id="0">
    <w:p w14:paraId="334A0235" w14:textId="77777777" w:rsidR="00B05AE5" w:rsidRDefault="00B05AE5" w:rsidP="007B0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780F" w14:textId="77777777" w:rsidR="00DF5684" w:rsidRDefault="00637F52" w:rsidP="00DF5684">
    <w:pPr>
      <w:pStyle w:val="Header"/>
      <w:ind w:firstLine="0"/>
      <w:jc w:val="center"/>
      <w:rPr>
        <w:sz w:val="16"/>
        <w:szCs w:val="16"/>
        <w:lang w:val="en-US" w:eastAsia="zh-TW"/>
      </w:rPr>
    </w:pPr>
    <w:r>
      <w:rPr>
        <w:sz w:val="16"/>
        <w:szCs w:val="16"/>
        <w:lang w:val="en-US"/>
      </w:rPr>
      <w:t>70</w:t>
    </w:r>
    <w:r w:rsidR="001C4BAE" w:rsidRPr="001C4BAE">
      <w:rPr>
        <w:sz w:val="16"/>
        <w:szCs w:val="16"/>
        <w:vertAlign w:val="superscript"/>
        <w:lang w:val="en-US"/>
      </w:rPr>
      <w:t>th</w:t>
    </w:r>
    <w:r w:rsidR="001C4BAE">
      <w:rPr>
        <w:sz w:val="16"/>
        <w:szCs w:val="16"/>
        <w:lang w:val="en-US"/>
      </w:rPr>
      <w:t xml:space="preserve"> International </w:t>
    </w:r>
    <w:proofErr w:type="spellStart"/>
    <w:r w:rsidR="001C4BAE">
      <w:rPr>
        <w:sz w:val="16"/>
        <w:szCs w:val="16"/>
        <w:lang w:val="en-US"/>
      </w:rPr>
      <w:t>Astronautical</w:t>
    </w:r>
    <w:proofErr w:type="spellEnd"/>
    <w:r w:rsidR="001C4BAE">
      <w:rPr>
        <w:sz w:val="16"/>
        <w:szCs w:val="16"/>
        <w:lang w:val="en-US"/>
      </w:rPr>
      <w:t xml:space="preserve"> Congress</w:t>
    </w:r>
    <w:r w:rsidR="00DF5684">
      <w:rPr>
        <w:rFonts w:hint="eastAsia"/>
        <w:sz w:val="16"/>
        <w:szCs w:val="16"/>
        <w:lang w:val="en-US" w:eastAsia="zh-TW"/>
      </w:rPr>
      <w:t xml:space="preserve"> (IAC)</w:t>
    </w:r>
    <w:r w:rsidR="001C4BAE">
      <w:rPr>
        <w:sz w:val="16"/>
        <w:szCs w:val="16"/>
        <w:lang w:val="en-US"/>
      </w:rPr>
      <w:t>,</w:t>
    </w:r>
    <w:r w:rsidR="00821EB7">
      <w:rPr>
        <w:sz w:val="16"/>
        <w:szCs w:val="16"/>
        <w:lang w:val="en-US"/>
      </w:rPr>
      <w:t xml:space="preserve"> </w:t>
    </w:r>
    <w:r>
      <w:rPr>
        <w:sz w:val="16"/>
        <w:szCs w:val="16"/>
        <w:lang w:val="en-US" w:eastAsia="zh-TW"/>
      </w:rPr>
      <w:t>Washington D.C., United States</w:t>
    </w:r>
    <w:r w:rsidR="008A54CC">
      <w:rPr>
        <w:rFonts w:hint="eastAsia"/>
        <w:sz w:val="16"/>
        <w:szCs w:val="16"/>
        <w:lang w:val="en-US" w:eastAsia="zh-TW"/>
      </w:rPr>
      <w:t xml:space="preserve">, </w:t>
    </w:r>
    <w:r>
      <w:rPr>
        <w:sz w:val="16"/>
        <w:szCs w:val="16"/>
        <w:lang w:val="en-US" w:eastAsia="zh-TW"/>
      </w:rPr>
      <w:t>2</w:t>
    </w:r>
    <w:r w:rsidR="008A54CC">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sidR="00821EB7">
      <w:rPr>
        <w:sz w:val="16"/>
        <w:szCs w:val="16"/>
        <w:lang w:val="en-US"/>
      </w:rPr>
      <w:t xml:space="preserve">. </w:t>
    </w:r>
  </w:p>
  <w:p w14:paraId="7832BBB3" w14:textId="77777777" w:rsidR="00336F5D" w:rsidRPr="003C3F3F" w:rsidRDefault="00821EB7" w:rsidP="00DF5684">
    <w:pPr>
      <w:pStyle w:val="Header"/>
      <w:ind w:firstLine="0"/>
      <w:jc w:val="center"/>
      <w:rPr>
        <w:sz w:val="16"/>
        <w:szCs w:val="16"/>
        <w:lang w:val="en-US"/>
      </w:rPr>
    </w:pPr>
    <w:r>
      <w:rPr>
        <w:sz w:val="16"/>
        <w:szCs w:val="16"/>
        <w:lang w:val="en-US"/>
      </w:rPr>
      <w:t>Copyright ©201</w:t>
    </w:r>
    <w:r w:rsidR="00637F52">
      <w:rPr>
        <w:sz w:val="16"/>
        <w:szCs w:val="16"/>
        <w:lang w:val="en-US" w:eastAsia="zh-TW"/>
      </w:rPr>
      <w:t>9</w:t>
    </w:r>
    <w:r w:rsidR="001C4BAE">
      <w:rPr>
        <w:sz w:val="16"/>
        <w:szCs w:val="16"/>
        <w:lang w:val="en-US"/>
      </w:rPr>
      <w:t xml:space="preserve"> by </w:t>
    </w:r>
    <w:r w:rsidR="001C4BAE" w:rsidRPr="001C4BAE">
      <w:rPr>
        <w:sz w:val="16"/>
        <w:szCs w:val="16"/>
        <w:lang w:val="en-US"/>
      </w:rPr>
      <w:t xml:space="preserve">the International </w:t>
    </w:r>
    <w:proofErr w:type="spellStart"/>
    <w:r w:rsidR="001C4BAE" w:rsidRPr="001C4BAE">
      <w:rPr>
        <w:sz w:val="16"/>
        <w:szCs w:val="16"/>
        <w:lang w:val="en-US"/>
      </w:rPr>
      <w:t>Astronautical</w:t>
    </w:r>
    <w:proofErr w:type="spellEnd"/>
    <w:r w:rsidR="001C4BAE" w:rsidRPr="001C4BAE">
      <w:rPr>
        <w:sz w:val="16"/>
        <w:szCs w:val="16"/>
        <w:lang w:val="en-US"/>
      </w:rPr>
      <w:t xml:space="preserve"> Federation</w:t>
    </w:r>
    <w:r w:rsidR="00DF5684">
      <w:rPr>
        <w:rFonts w:hint="eastAsia"/>
        <w:sz w:val="16"/>
        <w:szCs w:val="16"/>
        <w:lang w:val="en-US" w:eastAsia="zh-TW"/>
      </w:rPr>
      <w:t xml:space="preserve"> (IAF)</w:t>
    </w:r>
    <w:r w:rsidR="001C4BAE">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 w15:restartNumberingAfterBreak="0">
    <w:nsid w:val="39122E60"/>
    <w:multiLevelType w:val="hybridMultilevel"/>
    <w:tmpl w:val="47E8F7F2"/>
    <w:lvl w:ilvl="0" w:tplc="5B762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84"/>
    <w:rsid w:val="00014E37"/>
    <w:rsid w:val="000272B0"/>
    <w:rsid w:val="00041095"/>
    <w:rsid w:val="000513D3"/>
    <w:rsid w:val="00062924"/>
    <w:rsid w:val="00063C2D"/>
    <w:rsid w:val="000736CB"/>
    <w:rsid w:val="00076D70"/>
    <w:rsid w:val="00087527"/>
    <w:rsid w:val="000907F0"/>
    <w:rsid w:val="000B55D5"/>
    <w:rsid w:val="000C35C5"/>
    <w:rsid w:val="00102834"/>
    <w:rsid w:val="0010371A"/>
    <w:rsid w:val="00110BF4"/>
    <w:rsid w:val="00114469"/>
    <w:rsid w:val="00116246"/>
    <w:rsid w:val="0012425F"/>
    <w:rsid w:val="00164795"/>
    <w:rsid w:val="00166570"/>
    <w:rsid w:val="001A4B50"/>
    <w:rsid w:val="001A5819"/>
    <w:rsid w:val="001B14ED"/>
    <w:rsid w:val="001C4BAE"/>
    <w:rsid w:val="00200A5B"/>
    <w:rsid w:val="00224AC8"/>
    <w:rsid w:val="00240589"/>
    <w:rsid w:val="00247EC9"/>
    <w:rsid w:val="00261BCD"/>
    <w:rsid w:val="002675EE"/>
    <w:rsid w:val="002721BB"/>
    <w:rsid w:val="0029078E"/>
    <w:rsid w:val="00293BFC"/>
    <w:rsid w:val="00295937"/>
    <w:rsid w:val="002D609E"/>
    <w:rsid w:val="002E24C1"/>
    <w:rsid w:val="002E6857"/>
    <w:rsid w:val="00332410"/>
    <w:rsid w:val="00336F5D"/>
    <w:rsid w:val="00341CF0"/>
    <w:rsid w:val="00345564"/>
    <w:rsid w:val="0036265D"/>
    <w:rsid w:val="0037559C"/>
    <w:rsid w:val="0038168D"/>
    <w:rsid w:val="003A687E"/>
    <w:rsid w:val="003B37CD"/>
    <w:rsid w:val="003C3F3F"/>
    <w:rsid w:val="003D4208"/>
    <w:rsid w:val="00412AA3"/>
    <w:rsid w:val="00443890"/>
    <w:rsid w:val="00444DAE"/>
    <w:rsid w:val="00456054"/>
    <w:rsid w:val="004770B0"/>
    <w:rsid w:val="004842A4"/>
    <w:rsid w:val="00485A4C"/>
    <w:rsid w:val="004C0635"/>
    <w:rsid w:val="004C66C2"/>
    <w:rsid w:val="004D6D5B"/>
    <w:rsid w:val="004E147C"/>
    <w:rsid w:val="00520333"/>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7684"/>
    <w:rsid w:val="00604E1F"/>
    <w:rsid w:val="006320C7"/>
    <w:rsid w:val="00637F52"/>
    <w:rsid w:val="00644E06"/>
    <w:rsid w:val="00652466"/>
    <w:rsid w:val="00666699"/>
    <w:rsid w:val="006819B1"/>
    <w:rsid w:val="006D3FF2"/>
    <w:rsid w:val="006E4628"/>
    <w:rsid w:val="00707793"/>
    <w:rsid w:val="007139C4"/>
    <w:rsid w:val="00716A70"/>
    <w:rsid w:val="00727A7B"/>
    <w:rsid w:val="00727A99"/>
    <w:rsid w:val="00732C74"/>
    <w:rsid w:val="007576AB"/>
    <w:rsid w:val="00785880"/>
    <w:rsid w:val="007B07EA"/>
    <w:rsid w:val="007B766C"/>
    <w:rsid w:val="007C46EA"/>
    <w:rsid w:val="007C62C6"/>
    <w:rsid w:val="007C7E64"/>
    <w:rsid w:val="007E381E"/>
    <w:rsid w:val="007F408E"/>
    <w:rsid w:val="00802498"/>
    <w:rsid w:val="00820BEF"/>
    <w:rsid w:val="00821EB7"/>
    <w:rsid w:val="008369F9"/>
    <w:rsid w:val="00845F64"/>
    <w:rsid w:val="008764AC"/>
    <w:rsid w:val="00883521"/>
    <w:rsid w:val="008A43EC"/>
    <w:rsid w:val="008A54CC"/>
    <w:rsid w:val="008B0E49"/>
    <w:rsid w:val="008B18C3"/>
    <w:rsid w:val="008B250B"/>
    <w:rsid w:val="008D0F66"/>
    <w:rsid w:val="008D5666"/>
    <w:rsid w:val="008E1274"/>
    <w:rsid w:val="008E2DDE"/>
    <w:rsid w:val="008F231A"/>
    <w:rsid w:val="00921AA0"/>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835E3"/>
    <w:rsid w:val="00AA1C4C"/>
    <w:rsid w:val="00AB27F6"/>
    <w:rsid w:val="00AC06A4"/>
    <w:rsid w:val="00AE333E"/>
    <w:rsid w:val="00AE73B3"/>
    <w:rsid w:val="00B05AE5"/>
    <w:rsid w:val="00B14452"/>
    <w:rsid w:val="00B3666B"/>
    <w:rsid w:val="00B43565"/>
    <w:rsid w:val="00B5062A"/>
    <w:rsid w:val="00B63977"/>
    <w:rsid w:val="00B75B4A"/>
    <w:rsid w:val="00B75D3B"/>
    <w:rsid w:val="00B979AD"/>
    <w:rsid w:val="00BA0561"/>
    <w:rsid w:val="00BB6160"/>
    <w:rsid w:val="00BD0A7E"/>
    <w:rsid w:val="00BD12F7"/>
    <w:rsid w:val="00BE67EA"/>
    <w:rsid w:val="00BF30BF"/>
    <w:rsid w:val="00C1211D"/>
    <w:rsid w:val="00C14C74"/>
    <w:rsid w:val="00C27D4C"/>
    <w:rsid w:val="00C636A0"/>
    <w:rsid w:val="00C67B1F"/>
    <w:rsid w:val="00C757CC"/>
    <w:rsid w:val="00C76600"/>
    <w:rsid w:val="00C81FB6"/>
    <w:rsid w:val="00CA01E3"/>
    <w:rsid w:val="00CA58B7"/>
    <w:rsid w:val="00CB02FA"/>
    <w:rsid w:val="00CD2F3C"/>
    <w:rsid w:val="00D1058D"/>
    <w:rsid w:val="00D1782D"/>
    <w:rsid w:val="00D41A7C"/>
    <w:rsid w:val="00D551FC"/>
    <w:rsid w:val="00D76633"/>
    <w:rsid w:val="00D8229A"/>
    <w:rsid w:val="00DB66DB"/>
    <w:rsid w:val="00DE09A7"/>
    <w:rsid w:val="00DF10D2"/>
    <w:rsid w:val="00DF5684"/>
    <w:rsid w:val="00DF6A43"/>
    <w:rsid w:val="00E00F24"/>
    <w:rsid w:val="00E03EA2"/>
    <w:rsid w:val="00E0632B"/>
    <w:rsid w:val="00E1146A"/>
    <w:rsid w:val="00E22A98"/>
    <w:rsid w:val="00E2601E"/>
    <w:rsid w:val="00E36400"/>
    <w:rsid w:val="00E36EEA"/>
    <w:rsid w:val="00E40078"/>
    <w:rsid w:val="00E44FD9"/>
    <w:rsid w:val="00E95CC9"/>
    <w:rsid w:val="00EB3B3B"/>
    <w:rsid w:val="00EB78F5"/>
    <w:rsid w:val="00EE44B3"/>
    <w:rsid w:val="00EE600A"/>
    <w:rsid w:val="00EF4F74"/>
    <w:rsid w:val="00F15959"/>
    <w:rsid w:val="00F26663"/>
    <w:rsid w:val="00F50AED"/>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5C1C9EE9-C512-4D6F-8E1A-976BBCB1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7EA"/>
    <w:pPr>
      <w:ind w:firstLine="284"/>
      <w:jc w:val="both"/>
    </w:pPr>
    <w:rPr>
      <w:rFonts w:ascii="Times New Roman" w:hAnsi="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F5D"/>
    <w:pPr>
      <w:tabs>
        <w:tab w:val="center" w:pos="4536"/>
        <w:tab w:val="right" w:pos="9072"/>
      </w:tabs>
    </w:pPr>
  </w:style>
  <w:style w:type="character" w:customStyle="1" w:styleId="HeaderChar">
    <w:name w:val="Header Char"/>
    <w:basedOn w:val="DefaultParagraphFont"/>
    <w:link w:val="Header"/>
    <w:uiPriority w:val="99"/>
    <w:rsid w:val="00336F5D"/>
  </w:style>
  <w:style w:type="paragraph" w:styleId="Footer">
    <w:name w:val="footer"/>
    <w:basedOn w:val="Normal"/>
    <w:link w:val="FooterChar"/>
    <w:uiPriority w:val="99"/>
    <w:unhideWhenUsed/>
    <w:rsid w:val="00336F5D"/>
    <w:pPr>
      <w:tabs>
        <w:tab w:val="center" w:pos="4536"/>
        <w:tab w:val="right" w:pos="9072"/>
      </w:tabs>
    </w:pPr>
  </w:style>
  <w:style w:type="character" w:customStyle="1" w:styleId="FooterChar">
    <w:name w:val="Footer Char"/>
    <w:basedOn w:val="DefaultParagraphFont"/>
    <w:link w:val="Footer"/>
    <w:uiPriority w:val="99"/>
    <w:rsid w:val="00336F5D"/>
  </w:style>
  <w:style w:type="paragraph" w:styleId="BalloonText">
    <w:name w:val="Balloon Text"/>
    <w:basedOn w:val="Normal"/>
    <w:link w:val="BalloonTextChar"/>
    <w:uiPriority w:val="99"/>
    <w:semiHidden/>
    <w:unhideWhenUsed/>
    <w:rsid w:val="00336F5D"/>
    <w:rPr>
      <w:rFonts w:ascii="Tahoma" w:hAnsi="Tahoma" w:cs="Tahoma"/>
      <w:sz w:val="16"/>
      <w:szCs w:val="16"/>
    </w:rPr>
  </w:style>
  <w:style w:type="character" w:customStyle="1" w:styleId="BalloonTextChar">
    <w:name w:val="Balloon Text Char"/>
    <w:link w:val="BalloonText"/>
    <w:uiPriority w:val="99"/>
    <w:semiHidden/>
    <w:rsid w:val="00336F5D"/>
    <w:rPr>
      <w:rFonts w:ascii="Tahoma" w:hAnsi="Tahoma" w:cs="Tahoma"/>
      <w:sz w:val="16"/>
      <w:szCs w:val="16"/>
    </w:rPr>
  </w:style>
  <w:style w:type="character" w:styleId="Hyperlink">
    <w:name w:val="Hyperlink"/>
    <w:uiPriority w:val="99"/>
    <w:unhideWhenUsed/>
    <w:rsid w:val="00336F5D"/>
    <w:rPr>
      <w:color w:val="0000FF"/>
      <w:u w:val="single"/>
    </w:rPr>
  </w:style>
  <w:style w:type="paragraph" w:customStyle="1" w:styleId="IACHeading">
    <w:name w:val="IAC Heading"/>
    <w:basedOn w:val="Normal"/>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Normal"/>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FootnoteText">
    <w:name w:val="footnote text"/>
    <w:basedOn w:val="Normal"/>
    <w:link w:val="FootnoteTextChar"/>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FootnoteTextChar">
    <w:name w:val="Footnote Text Char"/>
    <w:link w:val="FootnoteText"/>
    <w:uiPriority w:val="99"/>
    <w:semiHidden/>
    <w:rsid w:val="007B07EA"/>
    <w:rPr>
      <w:rFonts w:ascii="Times New Roman" w:hAnsi="Times New Roman"/>
      <w:lang w:val="en-GB" w:eastAsia="en-US"/>
    </w:rPr>
  </w:style>
  <w:style w:type="character" w:styleId="FootnoteReference">
    <w:name w:val="footnote reference"/>
    <w:uiPriority w:val="99"/>
    <w:semiHidden/>
    <w:unhideWhenUsed/>
    <w:rsid w:val="007B07EA"/>
    <w:rPr>
      <w:vertAlign w:val="superscript"/>
    </w:rPr>
  </w:style>
  <w:style w:type="paragraph" w:styleId="EndnoteText">
    <w:name w:val="endnote text"/>
    <w:basedOn w:val="Normal"/>
    <w:link w:val="EndnoteTextChar"/>
    <w:uiPriority w:val="99"/>
    <w:semiHidden/>
    <w:unhideWhenUsed/>
    <w:rsid w:val="004770B0"/>
  </w:style>
  <w:style w:type="character" w:customStyle="1" w:styleId="EndnoteTextChar">
    <w:name w:val="Endnote Text Char"/>
    <w:link w:val="EndnoteText"/>
    <w:uiPriority w:val="99"/>
    <w:semiHidden/>
    <w:rsid w:val="004770B0"/>
    <w:rPr>
      <w:rFonts w:ascii="Times New Roman" w:hAnsi="Times New Roman"/>
      <w:lang w:val="en-GB" w:eastAsia="en-US"/>
    </w:rPr>
  </w:style>
  <w:style w:type="character" w:styleId="EndnoteReference">
    <w:name w:val="endnote reference"/>
    <w:uiPriority w:val="99"/>
    <w:semiHidden/>
    <w:unhideWhenUsed/>
    <w:rsid w:val="004770B0"/>
    <w:rPr>
      <w:vertAlign w:val="superscript"/>
    </w:rPr>
  </w:style>
  <w:style w:type="paragraph" w:styleId="NormalWeb">
    <w:name w:val="Normal (Web)"/>
    <w:basedOn w:val="Normal"/>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Emphasis">
    <w:name w:val="Emphasis"/>
    <w:uiPriority w:val="20"/>
    <w:qFormat/>
    <w:rsid w:val="00802498"/>
    <w:rPr>
      <w:i/>
      <w:iCs/>
    </w:rPr>
  </w:style>
  <w:style w:type="character" w:customStyle="1" w:styleId="apple-converted-space">
    <w:name w:val="apple-converted-space"/>
    <w:rsid w:val="00802498"/>
  </w:style>
  <w:style w:type="character" w:styleId="Strong">
    <w:name w:val="Strong"/>
    <w:uiPriority w:val="22"/>
    <w:qFormat/>
    <w:rsid w:val="00041095"/>
    <w:rPr>
      <w:b/>
      <w:bCs/>
    </w:rPr>
  </w:style>
  <w:style w:type="character" w:customStyle="1" w:styleId="longtext1">
    <w:name w:val="long_text1"/>
    <w:rsid w:val="00DF10D2"/>
    <w:rPr>
      <w:sz w:val="20"/>
      <w:szCs w:val="20"/>
    </w:rPr>
  </w:style>
  <w:style w:type="character" w:styleId="CommentReference">
    <w:name w:val="annotation reference"/>
    <w:uiPriority w:val="99"/>
    <w:semiHidden/>
    <w:unhideWhenUsed/>
    <w:rsid w:val="00C76600"/>
    <w:rPr>
      <w:sz w:val="16"/>
      <w:szCs w:val="16"/>
    </w:rPr>
  </w:style>
  <w:style w:type="paragraph" w:styleId="CommentText">
    <w:name w:val="annotation text"/>
    <w:basedOn w:val="Normal"/>
    <w:link w:val="CommentTextChar"/>
    <w:uiPriority w:val="99"/>
    <w:semiHidden/>
    <w:unhideWhenUsed/>
    <w:rsid w:val="00C76600"/>
  </w:style>
  <w:style w:type="character" w:customStyle="1" w:styleId="CommentTextChar">
    <w:name w:val="Comment Text Char"/>
    <w:link w:val="CommentText"/>
    <w:uiPriority w:val="99"/>
    <w:semiHidden/>
    <w:rsid w:val="00C76600"/>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C76600"/>
    <w:rPr>
      <w:b/>
      <w:bCs/>
    </w:rPr>
  </w:style>
  <w:style w:type="character" w:customStyle="1" w:styleId="CommentSubjectChar">
    <w:name w:val="Comment Subject Char"/>
    <w:link w:val="CommentSubject"/>
    <w:uiPriority w:val="99"/>
    <w:semiHidden/>
    <w:rsid w:val="00C76600"/>
    <w:rPr>
      <w:rFonts w:ascii="Times New Roman" w:hAnsi="Times New Roman"/>
      <w:b/>
      <w:bCs/>
      <w:lang w:val="en-GB"/>
    </w:rPr>
  </w:style>
  <w:style w:type="paragraph" w:styleId="Caption">
    <w:name w:val="caption"/>
    <w:basedOn w:val="Normal"/>
    <w:next w:val="Normal"/>
    <w:uiPriority w:val="35"/>
    <w:unhideWhenUsed/>
    <w:qFormat/>
    <w:rsid w:val="00BF30BF"/>
    <w:rPr>
      <w:b/>
      <w:bCs/>
    </w:rPr>
  </w:style>
  <w:style w:type="table" w:styleId="TableGrid">
    <w:name w:val="Table Grid"/>
    <w:basedOn w:val="TableNormal"/>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35E3"/>
    <w:rPr>
      <w:color w:val="808080"/>
    </w:rPr>
  </w:style>
  <w:style w:type="paragraph" w:styleId="ListParagraph">
    <w:name w:val="List Paragraph"/>
    <w:basedOn w:val="Normal"/>
    <w:uiPriority w:val="34"/>
    <w:qFormat/>
    <w:rsid w:val="00C63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gizmag.com/spaceport-america-hits-nags/3620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upload.wikimedia.org/wikipedia/commons/a/ad/SS2_and_VMS_Eve.jp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wmf"/><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57663-7EE5-4C5F-A4AA-4C941433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IAC10_Paper_Template_MSOffice</Template>
  <TotalTime>179</TotalTime>
  <Pages>8</Pages>
  <Words>5031</Words>
  <Characters>29186</Characters>
  <Application>Microsoft Office Word</Application>
  <DocSecurity>0</DocSecurity>
  <Lines>884</Lines>
  <Paragraphs>285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IAF</Company>
  <LinksUpToDate>false</LinksUpToDate>
  <CharactersWithSpaces>33932</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cp:lastModifiedBy>Windows User</cp:lastModifiedBy>
  <cp:revision>5</cp:revision>
  <dcterms:created xsi:type="dcterms:W3CDTF">2019-09-28T08:55:00Z</dcterms:created>
  <dcterms:modified xsi:type="dcterms:W3CDTF">2019-09-29T21:06:00Z</dcterms:modified>
</cp:coreProperties>
</file>